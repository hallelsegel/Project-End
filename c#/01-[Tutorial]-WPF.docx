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FA6840" w14:textId="1BD6CB4B" w:rsidR="0052079B" w:rsidRPr="007A3C46" w:rsidRDefault="007A3C46" w:rsidP="007D270F">
      <w:pPr>
        <w:jc w:val="center"/>
        <w:rPr>
          <w:b/>
          <w:bCs/>
          <w:sz w:val="56"/>
          <w:szCs w:val="56"/>
          <w:rtl/>
        </w:rPr>
      </w:pPr>
      <w:bookmarkStart w:id="0" w:name="_GoBack"/>
      <w:r w:rsidRPr="007A3C46">
        <w:rPr>
          <w:rFonts w:hint="cs"/>
          <w:b/>
          <w:bCs/>
          <w:sz w:val="56"/>
          <w:szCs w:val="56"/>
          <w:rtl/>
        </w:rPr>
        <w:t xml:space="preserve">פיתוח </w:t>
      </w:r>
      <w:r w:rsidR="007D270F">
        <w:rPr>
          <w:rFonts w:hint="cs"/>
          <w:b/>
          <w:bCs/>
          <w:sz w:val="56"/>
          <w:szCs w:val="56"/>
          <w:rtl/>
        </w:rPr>
        <w:t xml:space="preserve">אפליקציה עם </w:t>
      </w:r>
      <w:r w:rsidRPr="007A3C46">
        <w:rPr>
          <w:rFonts w:hint="cs"/>
          <w:b/>
          <w:bCs/>
          <w:sz w:val="56"/>
          <w:szCs w:val="56"/>
          <w:rtl/>
        </w:rPr>
        <w:t>ממשק משתמש ב-</w:t>
      </w:r>
      <w:r w:rsidR="00194C8E" w:rsidRPr="007A3C46">
        <w:rPr>
          <w:rFonts w:hint="cs"/>
          <w:b/>
          <w:bCs/>
          <w:sz w:val="56"/>
          <w:szCs w:val="56"/>
        </w:rPr>
        <w:t>WPF</w:t>
      </w:r>
    </w:p>
    <w:bookmarkEnd w:id="0"/>
    <w:p w14:paraId="66B964A1" w14:textId="2ACA1F84" w:rsidR="002235F3" w:rsidRDefault="002235F3" w:rsidP="00350B68">
      <w:pPr>
        <w:rPr>
          <w:rFonts w:ascii="Arial" w:hAnsi="Arial" w:cs="Arial"/>
          <w:color w:val="000000"/>
          <w:shd w:val="clear" w:color="auto" w:fill="FFFFFF"/>
          <w:rtl/>
        </w:rPr>
      </w:pPr>
      <w:r>
        <w:rPr>
          <w:rFonts w:ascii="Arial" w:hAnsi="Arial" w:cs="Arial" w:hint="cs"/>
          <w:color w:val="000000"/>
          <w:shd w:val="clear" w:color="auto" w:fill="FFFFFF"/>
          <w:rtl/>
        </w:rPr>
        <w:t>הגענו לשלב האחרון בפרויקט טריוויה,</w:t>
      </w:r>
      <w:r>
        <w:rPr>
          <w:rFonts w:ascii="Arial" w:hAnsi="Arial" w:cs="Arial"/>
          <w:color w:val="000000"/>
          <w:shd w:val="clear" w:color="auto" w:fill="FFFFFF"/>
          <w:rtl/>
        </w:rPr>
        <w:br/>
      </w:r>
      <w:r>
        <w:rPr>
          <w:rFonts w:ascii="Arial" w:hAnsi="Arial" w:cs="Arial" w:hint="cs"/>
          <w:color w:val="000000"/>
          <w:shd w:val="clear" w:color="auto" w:fill="FFFFFF"/>
          <w:rtl/>
        </w:rPr>
        <w:t>עד כה פיתחתם את מסד הנתונים ששומר את השאלות, התשובות, החדרים, ההתמודדויות ועוד, את צד שרת באמצעותו חושפים את המידע, את צד לקוח שצורך מהשרת את המידע וכל מה שנותר הוא לפתח את ממשק המשתמש.</w:t>
      </w:r>
      <w:r>
        <w:rPr>
          <w:rFonts w:ascii="Arial" w:hAnsi="Arial" w:cs="Arial"/>
          <w:color w:val="000000"/>
          <w:shd w:val="clear" w:color="auto" w:fill="FFFFFF"/>
          <w:rtl/>
        </w:rPr>
        <w:br/>
      </w:r>
      <w:r>
        <w:rPr>
          <w:rFonts w:ascii="Arial" w:hAnsi="Arial" w:cs="Arial" w:hint="cs"/>
          <w:color w:val="000000"/>
          <w:shd w:val="clear" w:color="auto" w:fill="FFFFFF"/>
          <w:rtl/>
        </w:rPr>
        <w:t xml:space="preserve">בטריוויה משחק המשתמש יהיה גרפי, מבוסס </w:t>
      </w:r>
      <w:r>
        <w:rPr>
          <w:rFonts w:ascii="Arial" w:hAnsi="Arial" w:cs="Arial" w:hint="cs"/>
          <w:color w:val="000000"/>
          <w:shd w:val="clear" w:color="auto" w:fill="FFFFFF"/>
        </w:rPr>
        <w:t>GUI</w:t>
      </w:r>
      <w:r>
        <w:rPr>
          <w:rFonts w:ascii="Arial" w:hAnsi="Arial" w:cs="Arial" w:hint="cs"/>
          <w:color w:val="000000"/>
          <w:shd w:val="clear" w:color="auto" w:fill="FFFFFF"/>
          <w:rtl/>
        </w:rPr>
        <w:t xml:space="preserve"> (</w:t>
      </w:r>
      <w:r>
        <w:rPr>
          <w:rFonts w:ascii="Arial" w:hAnsi="Arial" w:cs="Arial"/>
          <w:color w:val="000000"/>
          <w:shd w:val="clear" w:color="auto" w:fill="FFFFFF"/>
        </w:rPr>
        <w:t xml:space="preserve">Graphics User </w:t>
      </w:r>
      <w:r w:rsidR="00D0037D">
        <w:rPr>
          <w:rFonts w:ascii="Arial" w:hAnsi="Arial" w:cs="Arial"/>
          <w:color w:val="000000"/>
          <w:shd w:val="clear" w:color="auto" w:fill="FFFFFF"/>
        </w:rPr>
        <w:t>Interface</w:t>
      </w:r>
      <w:r>
        <w:rPr>
          <w:rFonts w:ascii="Arial" w:hAnsi="Arial" w:cs="Arial" w:hint="cs"/>
          <w:color w:val="000000"/>
          <w:shd w:val="clear" w:color="auto" w:fill="FFFFFF"/>
          <w:rtl/>
        </w:rPr>
        <w:t>).</w:t>
      </w:r>
      <w:r>
        <w:rPr>
          <w:rFonts w:ascii="Arial" w:hAnsi="Arial" w:cs="Arial"/>
          <w:color w:val="000000"/>
          <w:shd w:val="clear" w:color="auto" w:fill="FFFFFF"/>
          <w:rtl/>
        </w:rPr>
        <w:br/>
      </w:r>
      <w:r>
        <w:rPr>
          <w:rFonts w:ascii="Arial" w:hAnsi="Arial" w:cs="Arial" w:hint="cs"/>
          <w:color w:val="000000"/>
          <w:shd w:val="clear" w:color="auto" w:fill="FFFFFF"/>
          <w:rtl/>
        </w:rPr>
        <w:t xml:space="preserve">ישנן הרבה מאוד ספריות גרפיות: </w:t>
      </w:r>
      <w:r>
        <w:rPr>
          <w:rFonts w:ascii="Arial" w:hAnsi="Arial" w:cs="Arial"/>
          <w:color w:val="000000"/>
          <w:shd w:val="clear" w:color="auto" w:fill="FFFFFF"/>
        </w:rPr>
        <w:t>Windows Forms</w:t>
      </w:r>
      <w:r>
        <w:rPr>
          <w:rFonts w:ascii="Arial" w:hAnsi="Arial" w:cs="Arial" w:hint="cs"/>
          <w:color w:val="000000"/>
          <w:shd w:val="clear" w:color="auto" w:fill="FFFFFF"/>
          <w:rtl/>
        </w:rPr>
        <w:t xml:space="preserve"> הוותיקה, </w:t>
      </w:r>
      <w:r>
        <w:rPr>
          <w:rFonts w:ascii="Arial" w:hAnsi="Arial" w:cs="Arial"/>
          <w:color w:val="000000"/>
          <w:shd w:val="clear" w:color="auto" w:fill="FFFFFF"/>
        </w:rPr>
        <w:t>DirectX</w:t>
      </w:r>
      <w:r>
        <w:rPr>
          <w:rFonts w:ascii="Arial" w:hAnsi="Arial" w:cs="Arial" w:hint="cs"/>
          <w:color w:val="000000"/>
          <w:shd w:val="clear" w:color="auto" w:fill="FFFFFF"/>
          <w:rtl/>
        </w:rPr>
        <w:t xml:space="preserve"> ו- </w:t>
      </w:r>
      <w:r>
        <w:rPr>
          <w:rFonts w:ascii="Arial" w:hAnsi="Arial" w:cs="Arial"/>
          <w:color w:val="000000"/>
          <w:shd w:val="clear" w:color="auto" w:fill="FFFFFF"/>
        </w:rPr>
        <w:t>OpenGL</w:t>
      </w:r>
      <w:r>
        <w:rPr>
          <w:rFonts w:ascii="Arial" w:hAnsi="Arial" w:cs="Arial" w:hint="cs"/>
          <w:color w:val="000000"/>
          <w:shd w:val="clear" w:color="auto" w:fill="FFFFFF"/>
          <w:rtl/>
        </w:rPr>
        <w:t xml:space="preserve"> התלת ממדיות, </w:t>
      </w:r>
      <w:r w:rsidR="00350B68">
        <w:rPr>
          <w:rFonts w:ascii="Arial" w:hAnsi="Arial" w:cs="Arial"/>
          <w:color w:val="000000"/>
          <w:shd w:val="clear" w:color="auto" w:fill="FFFFFF"/>
        </w:rPr>
        <w:t>qt</w:t>
      </w:r>
      <w:r w:rsidR="00350B68">
        <w:rPr>
          <w:rFonts w:ascii="Arial" w:hAnsi="Arial" w:cs="Arial" w:hint="cs"/>
          <w:color w:val="000000"/>
          <w:shd w:val="clear" w:color="auto" w:fill="FFFFFF"/>
          <w:rtl/>
        </w:rPr>
        <w:t xml:space="preserve"> </w:t>
      </w:r>
      <w:r>
        <w:rPr>
          <w:rFonts w:ascii="Arial" w:hAnsi="Arial" w:cs="Arial" w:hint="cs"/>
          <w:color w:val="000000"/>
          <w:shd w:val="clear" w:color="auto" w:fill="FFFFFF"/>
          <w:rtl/>
        </w:rPr>
        <w:t xml:space="preserve">שהיא </w:t>
      </w:r>
      <w:r>
        <w:rPr>
          <w:rFonts w:ascii="Arial" w:hAnsi="Arial" w:cs="Arial"/>
          <w:color w:val="000000"/>
          <w:shd w:val="clear" w:color="auto" w:fill="FFFFFF"/>
        </w:rPr>
        <w:t>Cross Platform</w:t>
      </w:r>
      <w:r>
        <w:rPr>
          <w:rFonts w:ascii="Arial" w:hAnsi="Arial" w:cs="Arial" w:hint="cs"/>
          <w:color w:val="000000"/>
          <w:shd w:val="clear" w:color="auto" w:fill="FFFFFF"/>
          <w:rtl/>
        </w:rPr>
        <w:t xml:space="preserve"> ועוד.</w:t>
      </w:r>
      <w:r>
        <w:rPr>
          <w:rFonts w:ascii="Arial" w:hAnsi="Arial" w:cs="Arial"/>
          <w:color w:val="000000"/>
          <w:shd w:val="clear" w:color="auto" w:fill="FFFFFF"/>
          <w:rtl/>
        </w:rPr>
        <w:br/>
      </w:r>
      <w:r>
        <w:rPr>
          <w:rFonts w:ascii="Arial" w:hAnsi="Arial" w:cs="Arial" w:hint="cs"/>
          <w:color w:val="000000"/>
          <w:shd w:val="clear" w:color="auto" w:fill="FFFFFF"/>
          <w:rtl/>
        </w:rPr>
        <w:t xml:space="preserve">אנחנו מבנה את ממשק המשתמש בטכנולוגיה מעניינת שנקראת </w:t>
      </w:r>
      <w:r>
        <w:rPr>
          <w:rFonts w:ascii="Arial" w:hAnsi="Arial" w:cs="Arial"/>
          <w:color w:val="000000"/>
          <w:shd w:val="clear" w:color="auto" w:fill="FFFFFF"/>
        </w:rPr>
        <w:t>WPF</w:t>
      </w:r>
      <w:r>
        <w:rPr>
          <w:rFonts w:ascii="Arial" w:hAnsi="Arial" w:cs="Arial" w:hint="cs"/>
          <w:color w:val="000000"/>
          <w:shd w:val="clear" w:color="auto" w:fill="FFFFFF"/>
          <w:rtl/>
        </w:rPr>
        <w:t xml:space="preserve"> </w:t>
      </w:r>
      <w:r>
        <w:rPr>
          <w:rFonts w:ascii="Arial" w:hAnsi="Arial" w:cs="Arial"/>
          <w:color w:val="000000"/>
          <w:shd w:val="clear" w:color="auto" w:fill="FFFFFF"/>
        </w:rPr>
        <w:t>Windows Presentation) Foundation</w:t>
      </w:r>
      <w:r>
        <w:rPr>
          <w:rFonts w:ascii="Arial" w:hAnsi="Arial" w:cs="Arial" w:hint="cs"/>
          <w:color w:val="000000"/>
          <w:shd w:val="clear" w:color="auto" w:fill="FFFFFF"/>
          <w:rtl/>
        </w:rPr>
        <w:t>).</w:t>
      </w:r>
    </w:p>
    <w:p w14:paraId="2D352C3E" w14:textId="2727C5C6" w:rsidR="002235F3" w:rsidRDefault="002235F3" w:rsidP="007D270F">
      <w:pPr>
        <w:rPr>
          <w:rFonts w:cs="Arial"/>
          <w:sz w:val="44"/>
          <w:szCs w:val="44"/>
          <w:rtl/>
        </w:rPr>
      </w:pPr>
      <w:r>
        <w:rPr>
          <w:rFonts w:ascii="Arial" w:hAnsi="Arial" w:cs="Arial" w:hint="cs"/>
          <w:color w:val="000000"/>
          <w:shd w:val="clear" w:color="auto" w:fill="FFFFFF"/>
          <w:rtl/>
        </w:rPr>
        <w:t>החשיבות של ממשק המשתמש היא קריטית להצלחת מערכ</w:t>
      </w:r>
      <w:r w:rsidR="007D270F">
        <w:rPr>
          <w:rFonts w:ascii="Arial" w:hAnsi="Arial" w:cs="Arial" w:hint="cs"/>
          <w:color w:val="000000"/>
          <w:shd w:val="clear" w:color="auto" w:fill="FFFFFF"/>
          <w:rtl/>
        </w:rPr>
        <w:t>ו</w:t>
      </w:r>
      <w:r>
        <w:rPr>
          <w:rFonts w:ascii="Arial" w:hAnsi="Arial" w:cs="Arial" w:hint="cs"/>
          <w:color w:val="000000"/>
          <w:shd w:val="clear" w:color="auto" w:fill="FFFFFF"/>
          <w:rtl/>
        </w:rPr>
        <w:t>ת תוכנה ובוודאי שגם למשחק מחשב.</w:t>
      </w:r>
    </w:p>
    <w:p w14:paraId="53714215" w14:textId="401EA3C5" w:rsidR="002B202A" w:rsidRDefault="002B202A" w:rsidP="002235F3">
      <w:pPr>
        <w:rPr>
          <w:rFonts w:ascii="Arial" w:hAnsi="Arial" w:cs="Arial"/>
          <w:color w:val="000000"/>
          <w:shd w:val="clear" w:color="auto" w:fill="FFFFFF"/>
          <w:rtl/>
        </w:rPr>
      </w:pPr>
      <w:r w:rsidRPr="007D270F">
        <w:rPr>
          <w:rFonts w:ascii="Arial" w:hAnsi="Arial" w:cs="Arial" w:hint="cs"/>
          <w:color w:val="000000"/>
          <w:shd w:val="clear" w:color="auto" w:fill="FFFFFF"/>
          <w:rtl/>
        </w:rPr>
        <w:t>במה</w:t>
      </w:r>
      <w:r>
        <w:rPr>
          <w:rFonts w:ascii="Arial" w:hAnsi="Arial" w:cs="Arial" w:hint="cs"/>
          <w:color w:val="000000"/>
          <w:shd w:val="clear" w:color="auto" w:fill="FFFFFF"/>
          <w:rtl/>
        </w:rPr>
        <w:t xml:space="preserve">לך הלימוד נתרגל </w:t>
      </w:r>
      <w:r w:rsidR="00F71944">
        <w:rPr>
          <w:rFonts w:ascii="Arial" w:hAnsi="Arial" w:cs="Arial" w:hint="cs"/>
          <w:color w:val="000000"/>
          <w:shd w:val="clear" w:color="auto" w:fill="FFFFFF"/>
        </w:rPr>
        <w:t>WPF</w:t>
      </w:r>
      <w:r w:rsidR="00F71944">
        <w:rPr>
          <w:rFonts w:ascii="Arial" w:hAnsi="Arial" w:cs="Arial" w:hint="cs"/>
          <w:color w:val="000000"/>
          <w:shd w:val="clear" w:color="auto" w:fill="FFFFFF"/>
          <w:rtl/>
        </w:rPr>
        <w:t xml:space="preserve"> </w:t>
      </w:r>
      <w:r>
        <w:rPr>
          <w:rFonts w:ascii="Arial" w:hAnsi="Arial" w:cs="Arial" w:hint="cs"/>
          <w:color w:val="000000"/>
          <w:shd w:val="clear" w:color="auto" w:fill="FFFFFF"/>
          <w:rtl/>
        </w:rPr>
        <w:t>על ידי כתיבת אפליקציה פשוטה שתסייע לנו לזכור ימי הולדת של חברים, מכרים ומשפחה.</w:t>
      </w:r>
      <w:r w:rsidR="00D0037D">
        <w:rPr>
          <w:rFonts w:ascii="Arial" w:hAnsi="Arial" w:cs="Arial"/>
          <w:color w:val="000000"/>
          <w:shd w:val="clear" w:color="auto" w:fill="FFFFFF"/>
          <w:rtl/>
        </w:rPr>
        <w:br/>
      </w:r>
      <w:r w:rsidR="00D0037D">
        <w:rPr>
          <w:rFonts w:ascii="Arial" w:hAnsi="Arial" w:cs="Arial" w:hint="cs"/>
          <w:color w:val="000000"/>
          <w:shd w:val="clear" w:color="auto" w:fill="FFFFFF"/>
          <w:rtl/>
        </w:rPr>
        <w:t>התרגול יהיה בשלבים, לאחר כל נושא שנלמד נפתח את החלקים הרלבנטיים באפליקציית ימי ההולדת שלנו.</w:t>
      </w:r>
    </w:p>
    <w:p w14:paraId="06DFA4EB" w14:textId="347E0D17" w:rsidR="007D270F" w:rsidRPr="007D270F" w:rsidRDefault="007D270F" w:rsidP="002235F3">
      <w:pPr>
        <w:rPr>
          <w:rFonts w:ascii="Arial" w:hAnsi="Arial" w:cs="Arial"/>
          <w:color w:val="000000"/>
          <w:shd w:val="clear" w:color="auto" w:fill="FFFFFF"/>
        </w:rPr>
      </w:pPr>
      <w:r>
        <w:rPr>
          <w:rFonts w:ascii="Arial" w:hAnsi="Arial" w:cs="Arial" w:hint="cs"/>
          <w:color w:val="000000"/>
          <w:shd w:val="clear" w:color="auto" w:fill="FFFFFF"/>
          <w:rtl/>
        </w:rPr>
        <w:t>לאחר שתסיימו לפתח את אפליקצית ימי ההולדת, תגשו לפתח את ה-</w:t>
      </w:r>
      <w:r>
        <w:rPr>
          <w:rFonts w:ascii="Arial" w:hAnsi="Arial" w:cs="Arial"/>
          <w:color w:val="000000"/>
          <w:shd w:val="clear" w:color="auto" w:fill="FFFFFF"/>
        </w:rPr>
        <w:t>GUI</w:t>
      </w:r>
      <w:r>
        <w:rPr>
          <w:rFonts w:ascii="Arial" w:hAnsi="Arial" w:cs="Arial" w:hint="cs"/>
          <w:color w:val="000000"/>
          <w:shd w:val="clear" w:color="auto" w:fill="FFFFFF"/>
          <w:rtl/>
        </w:rPr>
        <w:t xml:space="preserve"> של אפליקציית לקוח הטריוויה. אפליקציית לקוח הטריוויה מומשה בטכנולוגיה ישנה ל-</w:t>
      </w:r>
      <w:r>
        <w:rPr>
          <w:rFonts w:ascii="Arial" w:hAnsi="Arial" w:cs="Arial"/>
          <w:color w:val="000000"/>
          <w:shd w:val="clear" w:color="auto" w:fill="FFFFFF"/>
        </w:rPr>
        <w:t>GUI</w:t>
      </w:r>
      <w:r>
        <w:rPr>
          <w:rFonts w:ascii="Arial" w:hAnsi="Arial" w:cs="Arial" w:hint="cs"/>
          <w:color w:val="000000"/>
          <w:shd w:val="clear" w:color="auto" w:fill="FFFFFF"/>
          <w:rtl/>
        </w:rPr>
        <w:t xml:space="preserve"> בשם </w:t>
      </w:r>
      <w:r>
        <w:rPr>
          <w:rFonts w:ascii="Arial" w:hAnsi="Arial" w:cs="Arial"/>
          <w:color w:val="000000"/>
          <w:shd w:val="clear" w:color="auto" w:fill="FFFFFF"/>
        </w:rPr>
        <w:t>Win Forms</w:t>
      </w:r>
      <w:r>
        <w:rPr>
          <w:rFonts w:ascii="Arial" w:hAnsi="Arial" w:cs="Arial" w:hint="cs"/>
          <w:color w:val="000000"/>
          <w:shd w:val="clear" w:color="auto" w:fill="FFFFFF"/>
          <w:rtl/>
        </w:rPr>
        <w:t xml:space="preserve">, ואתם תממשו אותה בטכנולוגיה החדשה של פיתוח אפליקציות עם ממשק משתמש בחלונות </w:t>
      </w:r>
      <w:r>
        <w:rPr>
          <w:rFonts w:ascii="Arial" w:hAnsi="Arial" w:cs="Arial"/>
          <w:color w:val="000000"/>
          <w:shd w:val="clear" w:color="auto" w:fill="FFFFFF"/>
          <w:rtl/>
        </w:rPr>
        <w:t>–</w:t>
      </w:r>
      <w:r>
        <w:rPr>
          <w:rFonts w:ascii="Arial" w:hAnsi="Arial" w:cs="Arial" w:hint="cs"/>
          <w:color w:val="000000"/>
          <w:shd w:val="clear" w:color="auto" w:fill="FFFFFF"/>
          <w:rtl/>
        </w:rPr>
        <w:t xml:space="preserve"> </w:t>
      </w:r>
      <w:r>
        <w:rPr>
          <w:rFonts w:ascii="Arial" w:hAnsi="Arial" w:cs="Arial"/>
          <w:color w:val="000000"/>
          <w:shd w:val="clear" w:color="auto" w:fill="FFFFFF"/>
        </w:rPr>
        <w:t>WPF</w:t>
      </w:r>
      <w:r>
        <w:rPr>
          <w:rFonts w:ascii="Arial" w:hAnsi="Arial" w:cs="Arial" w:hint="cs"/>
          <w:color w:val="000000"/>
          <w:shd w:val="clear" w:color="auto" w:fill="FFFFFF"/>
          <w:rtl/>
        </w:rPr>
        <w:t>.</w:t>
      </w:r>
    </w:p>
    <w:p w14:paraId="20EB5FD8" w14:textId="77777777" w:rsidR="002B202A" w:rsidRPr="007D270F" w:rsidRDefault="002B202A" w:rsidP="002235F3">
      <w:pPr>
        <w:rPr>
          <w:rFonts w:ascii="Arial" w:hAnsi="Arial" w:cs="Arial"/>
          <w:color w:val="000000"/>
          <w:shd w:val="clear" w:color="auto" w:fill="FFFFFF"/>
          <w:rtl/>
        </w:rPr>
      </w:pPr>
    </w:p>
    <w:p w14:paraId="787E466C" w14:textId="6E73ACCF" w:rsidR="00194C8E" w:rsidRDefault="00194C8E" w:rsidP="00194C8E">
      <w:pPr>
        <w:rPr>
          <w:noProof/>
          <w:rtl/>
        </w:rPr>
      </w:pPr>
      <w:r w:rsidRPr="001B2984">
        <w:rPr>
          <w:rFonts w:cs="Arial"/>
          <w:b/>
          <w:bCs/>
          <w:sz w:val="44"/>
          <w:szCs w:val="44"/>
          <w:rtl/>
        </w:rPr>
        <w:t>פתיחה</w:t>
      </w:r>
      <w:r w:rsidRPr="00232B39">
        <w:rPr>
          <w:noProof/>
        </w:rPr>
        <w:t xml:space="preserve"> </w:t>
      </w:r>
    </w:p>
    <w:p w14:paraId="1F60A202" w14:textId="77777777" w:rsidR="00194C8E" w:rsidRDefault="00194C8E" w:rsidP="00194C8E">
      <w:pPr>
        <w:jc w:val="center"/>
        <w:rPr>
          <w:b/>
          <w:bCs/>
          <w:sz w:val="44"/>
          <w:szCs w:val="44"/>
          <w:rtl/>
        </w:rPr>
      </w:pPr>
      <w:r w:rsidRPr="00194C8E">
        <w:rPr>
          <w:rFonts w:cs="Arial"/>
          <w:b/>
          <w:bCs/>
          <w:noProof/>
          <w:sz w:val="44"/>
          <w:szCs w:val="44"/>
          <w:rtl/>
        </w:rPr>
        <w:drawing>
          <wp:inline distT="0" distB="0" distL="0" distR="0" wp14:anchorId="33D4ED63" wp14:editId="0AA3C61C">
            <wp:extent cx="5274310" cy="303276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032760"/>
                    </a:xfrm>
                    <a:prstGeom prst="rect">
                      <a:avLst/>
                    </a:prstGeom>
                  </pic:spPr>
                </pic:pic>
              </a:graphicData>
            </a:graphic>
          </wp:inline>
        </w:drawing>
      </w:r>
    </w:p>
    <w:p w14:paraId="5933FB78" w14:textId="77777777" w:rsidR="007A3C46" w:rsidRDefault="007A3C46" w:rsidP="00194C8E">
      <w:pPr>
        <w:rPr>
          <w:rFonts w:ascii="Arial" w:hAnsi="Arial" w:cs="Arial"/>
          <w:color w:val="000000"/>
          <w:shd w:val="clear" w:color="auto" w:fill="FFFFFF"/>
          <w:rtl/>
        </w:rPr>
      </w:pPr>
      <w:r>
        <w:rPr>
          <w:rFonts w:ascii="Arial" w:hAnsi="Arial" w:cs="Arial" w:hint="cs"/>
          <w:color w:val="000000"/>
          <w:shd w:val="clear" w:color="auto" w:fill="FFFFFF"/>
          <w:rtl/>
        </w:rPr>
        <w:t>מערכות תוכנה בעלות פונקציונליות מדהימה נכשלות,</w:t>
      </w:r>
      <w:r>
        <w:rPr>
          <w:rFonts w:ascii="Arial" w:hAnsi="Arial" w:cs="Arial"/>
          <w:color w:val="000000"/>
          <w:shd w:val="clear" w:color="auto" w:fill="FFFFFF"/>
          <w:rtl/>
        </w:rPr>
        <w:br/>
      </w:r>
      <w:r>
        <w:rPr>
          <w:rFonts w:ascii="Arial" w:hAnsi="Arial" w:cs="Arial" w:hint="cs"/>
          <w:color w:val="000000"/>
          <w:shd w:val="clear" w:color="auto" w:fill="FFFFFF"/>
          <w:rtl/>
        </w:rPr>
        <w:t>מערכות אחרות שאינן מתפקדות כראוי לעיתים מצליחות מעל ומעבר,</w:t>
      </w:r>
      <w:r>
        <w:rPr>
          <w:rFonts w:ascii="Arial" w:hAnsi="Arial" w:cs="Arial"/>
          <w:color w:val="000000"/>
          <w:shd w:val="clear" w:color="auto" w:fill="FFFFFF"/>
          <w:rtl/>
        </w:rPr>
        <w:br/>
      </w:r>
      <w:r>
        <w:rPr>
          <w:rFonts w:ascii="Arial" w:hAnsi="Arial" w:cs="Arial" w:hint="cs"/>
          <w:color w:val="000000"/>
          <w:shd w:val="clear" w:color="auto" w:fill="FFFFFF"/>
          <w:rtl/>
        </w:rPr>
        <w:t>יש בזה היגיון?</w:t>
      </w:r>
    </w:p>
    <w:p w14:paraId="3A431524" w14:textId="3BDB06F6" w:rsidR="007A3C46" w:rsidRDefault="007A3C46" w:rsidP="007D270F">
      <w:pPr>
        <w:rPr>
          <w:rFonts w:ascii="Arial" w:hAnsi="Arial" w:cs="Arial"/>
          <w:color w:val="000000"/>
          <w:shd w:val="clear" w:color="auto" w:fill="FFFFFF"/>
          <w:rtl/>
        </w:rPr>
      </w:pPr>
      <w:r>
        <w:rPr>
          <w:rFonts w:ascii="Arial" w:hAnsi="Arial" w:cs="Arial" w:hint="cs"/>
          <w:color w:val="000000"/>
          <w:shd w:val="clear" w:color="auto" w:fill="FFFFFF"/>
          <w:rtl/>
        </w:rPr>
        <w:lastRenderedPageBreak/>
        <w:t xml:space="preserve">התשובה היא כן, </w:t>
      </w:r>
      <w:r w:rsidR="007D270F">
        <w:rPr>
          <w:rFonts w:ascii="Arial" w:hAnsi="Arial" w:cs="Arial" w:hint="cs"/>
          <w:color w:val="000000"/>
          <w:shd w:val="clear" w:color="auto" w:fill="FFFFFF"/>
          <w:rtl/>
        </w:rPr>
        <w:t xml:space="preserve">הרבה </w:t>
      </w:r>
      <w:r>
        <w:rPr>
          <w:rFonts w:ascii="Arial" w:hAnsi="Arial" w:cs="Arial" w:hint="cs"/>
          <w:color w:val="000000"/>
          <w:shd w:val="clear" w:color="auto" w:fill="FFFFFF"/>
          <w:rtl/>
        </w:rPr>
        <w:t xml:space="preserve">תלוי במילה אחת </w:t>
      </w:r>
      <w:r>
        <w:rPr>
          <w:rFonts w:ascii="Arial" w:hAnsi="Arial" w:cs="Arial"/>
          <w:color w:val="000000"/>
          <w:shd w:val="clear" w:color="auto" w:fill="FFFFFF"/>
          <w:rtl/>
        </w:rPr>
        <w:t>–</w:t>
      </w:r>
      <w:r>
        <w:rPr>
          <w:rFonts w:ascii="Arial" w:hAnsi="Arial" w:cs="Arial" w:hint="cs"/>
          <w:color w:val="000000"/>
          <w:shd w:val="clear" w:color="auto" w:fill="FFFFFF"/>
          <w:rtl/>
        </w:rPr>
        <w:t xml:space="preserve"> "ידידותיות".</w:t>
      </w:r>
      <w:r>
        <w:rPr>
          <w:rFonts w:ascii="Arial" w:hAnsi="Arial" w:cs="Arial"/>
          <w:color w:val="000000"/>
          <w:shd w:val="clear" w:color="auto" w:fill="FFFFFF"/>
          <w:rtl/>
        </w:rPr>
        <w:br/>
      </w:r>
      <w:r>
        <w:rPr>
          <w:rFonts w:ascii="Arial" w:hAnsi="Arial" w:cs="Arial" w:hint="cs"/>
          <w:color w:val="000000"/>
          <w:shd w:val="clear" w:color="auto" w:fill="FFFFFF"/>
          <w:rtl/>
        </w:rPr>
        <w:t>המשתמש הסופי תמיד יעדיף מערכות שיהיה לו קל להשתמש בהן, מערכות שנעימות לעין, שלא צריך להשקיע הרבה בשביל ללמוד כיצד להשתמש בהן, מערכות שמגיבות ולא נתקעות.</w:t>
      </w:r>
      <w:r>
        <w:rPr>
          <w:rFonts w:ascii="Arial" w:hAnsi="Arial" w:cs="Arial"/>
          <w:color w:val="000000"/>
          <w:shd w:val="clear" w:color="auto" w:fill="FFFFFF"/>
          <w:rtl/>
        </w:rPr>
        <w:br/>
      </w:r>
      <w:r>
        <w:rPr>
          <w:rFonts w:ascii="Arial" w:hAnsi="Arial" w:cs="Arial" w:hint="cs"/>
          <w:color w:val="000000"/>
          <w:shd w:val="clear" w:color="auto" w:fill="FFFFFF"/>
          <w:rtl/>
        </w:rPr>
        <w:t>כל אלו תלויות בממשק המשתמש של המערכת.</w:t>
      </w:r>
    </w:p>
    <w:p w14:paraId="3A8EEB28" w14:textId="77777777" w:rsidR="00194C8E" w:rsidRPr="007A3C46" w:rsidRDefault="007A3C46" w:rsidP="00194C8E">
      <w:pPr>
        <w:rPr>
          <w:rtl/>
        </w:rPr>
      </w:pPr>
      <w:r>
        <w:rPr>
          <w:rFonts w:ascii="Arial" w:hAnsi="Arial" w:cs="Arial"/>
          <w:color w:val="000000"/>
          <w:shd w:val="clear" w:color="auto" w:fill="FFFFFF"/>
          <w:rtl/>
        </w:rPr>
        <w:t>שכבת ממשק המשתמש</w:t>
      </w:r>
      <w:r>
        <w:rPr>
          <w:rFonts w:ascii="Arial" w:hAnsi="Arial" w:cs="Arial" w:hint="cs"/>
          <w:color w:val="000000"/>
          <w:shd w:val="clear" w:color="auto" w:fill="FFFFFF"/>
          <w:rtl/>
        </w:rPr>
        <w:t xml:space="preserve"> </w:t>
      </w:r>
      <w:r>
        <w:rPr>
          <w:rFonts w:ascii="Arial" w:hAnsi="Arial" w:cs="Arial"/>
          <w:color w:val="000000"/>
          <w:shd w:val="clear" w:color="auto" w:fill="FFFFFF"/>
        </w:rPr>
        <w:t xml:space="preserve"> (UI-</w:t>
      </w:r>
      <w:r>
        <w:rPr>
          <w:rStyle w:val="apple-converted-space"/>
          <w:rFonts w:ascii="Arial" w:hAnsi="Arial" w:cs="Arial"/>
          <w:color w:val="000000"/>
          <w:shd w:val="clear" w:color="auto" w:fill="FFFFFF"/>
        </w:rPr>
        <w:t> </w:t>
      </w:r>
      <w:r>
        <w:rPr>
          <w:rFonts w:ascii="Arial" w:hAnsi="Arial" w:cs="Arial"/>
          <w:color w:val="000000"/>
          <w:shd w:val="clear" w:color="auto" w:fill="FFFFFF"/>
        </w:rPr>
        <w:t>User Interface)</w:t>
      </w:r>
      <w:r>
        <w:rPr>
          <w:rFonts w:ascii="Arial" w:hAnsi="Arial" w:cs="Arial" w:hint="cs"/>
          <w:color w:val="000000"/>
          <w:shd w:val="clear" w:color="auto" w:fill="FFFFFF"/>
          <w:rtl/>
        </w:rPr>
        <w:t xml:space="preserve"> </w:t>
      </w:r>
      <w:r>
        <w:rPr>
          <w:rFonts w:ascii="Arial" w:hAnsi="Arial" w:cs="Arial"/>
          <w:color w:val="000000"/>
        </w:rPr>
        <w:br/>
      </w:r>
      <w:r>
        <w:rPr>
          <w:rFonts w:ascii="Arial" w:hAnsi="Arial" w:cs="Arial"/>
          <w:color w:val="000000"/>
          <w:shd w:val="clear" w:color="auto" w:fill="FFFFFF"/>
          <w:rtl/>
        </w:rPr>
        <w:t>שכבת התצוגה מורכבת מחלונות ופקדים באפליקציות חלונאיות או דפי</w:t>
      </w:r>
      <w:r>
        <w:rPr>
          <w:rFonts w:ascii="Arial" w:hAnsi="Arial" w:cs="Arial"/>
          <w:color w:val="000000"/>
          <w:shd w:val="clear" w:color="auto" w:fill="FFFFFF"/>
        </w:rPr>
        <w:t>HTML</w:t>
      </w:r>
      <w:r>
        <w:rPr>
          <w:rStyle w:val="apple-converted-space"/>
          <w:rFonts w:ascii="Arial" w:hAnsi="Arial" w:cs="Arial"/>
          <w:color w:val="000000"/>
          <w:shd w:val="clear" w:color="auto" w:fill="FFFFFF"/>
        </w:rPr>
        <w:t> </w:t>
      </w:r>
      <w:r>
        <w:rPr>
          <w:rFonts w:ascii="Arial" w:hAnsi="Arial" w:cs="Arial" w:hint="cs"/>
          <w:color w:val="000000"/>
          <w:shd w:val="clear" w:color="auto" w:fill="FFFFFF"/>
          <w:rtl/>
        </w:rPr>
        <w:t xml:space="preserve"> </w:t>
      </w:r>
      <w:r>
        <w:rPr>
          <w:rFonts w:ascii="Arial" w:hAnsi="Arial" w:cs="Arial"/>
          <w:color w:val="000000"/>
          <w:shd w:val="clear" w:color="auto" w:fill="FFFFFF"/>
          <w:rtl/>
        </w:rPr>
        <w:t>באתרי אינטרנט</w:t>
      </w:r>
      <w:r>
        <w:rPr>
          <w:rFonts w:ascii="Arial" w:hAnsi="Arial" w:cs="Arial"/>
          <w:color w:val="000000"/>
          <w:shd w:val="clear" w:color="auto" w:fill="FFFFFF"/>
        </w:rPr>
        <w:t>.</w:t>
      </w:r>
      <w:r>
        <w:rPr>
          <w:rFonts w:ascii="Arial" w:hAnsi="Arial" w:cs="Arial"/>
          <w:color w:val="000000"/>
        </w:rPr>
        <w:br/>
      </w:r>
      <w:r>
        <w:rPr>
          <w:rFonts w:ascii="Arial" w:hAnsi="Arial" w:cs="Arial"/>
          <w:color w:val="000000"/>
          <w:shd w:val="clear" w:color="auto" w:fill="FFFFFF"/>
          <w:rtl/>
        </w:rPr>
        <w:t>השכבה מקשרת בין המשתמש לבין שאר השכבות של המערכת</w:t>
      </w:r>
      <w:r>
        <w:rPr>
          <w:rFonts w:ascii="Arial" w:hAnsi="Arial" w:cs="Arial"/>
          <w:color w:val="000000"/>
          <w:shd w:val="clear" w:color="auto" w:fill="FFFFFF"/>
        </w:rPr>
        <w:t>.</w:t>
      </w:r>
    </w:p>
    <w:p w14:paraId="17E038A6" w14:textId="77777777" w:rsidR="00167266" w:rsidRDefault="007A3C46" w:rsidP="00167266">
      <w:pPr>
        <w:jc w:val="center"/>
        <w:rPr>
          <w:rtl/>
        </w:rPr>
      </w:pPr>
      <w:r w:rsidRPr="007A3C46">
        <w:rPr>
          <w:rFonts w:cs="Arial"/>
          <w:noProof/>
          <w:rtl/>
        </w:rPr>
        <w:drawing>
          <wp:inline distT="0" distB="0" distL="0" distR="0" wp14:anchorId="47F3DD2A" wp14:editId="7178688D">
            <wp:extent cx="1562513" cy="25622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71942" cy="2577688"/>
                    </a:xfrm>
                    <a:prstGeom prst="rect">
                      <a:avLst/>
                    </a:prstGeom>
                  </pic:spPr>
                </pic:pic>
              </a:graphicData>
            </a:graphic>
          </wp:inline>
        </w:drawing>
      </w:r>
    </w:p>
    <w:p w14:paraId="0FE9E6FD" w14:textId="77777777" w:rsidR="002476D8" w:rsidRDefault="007A3C46" w:rsidP="00194C8E">
      <w:pPr>
        <w:rPr>
          <w:rtl/>
        </w:rPr>
      </w:pPr>
      <w:r>
        <w:rPr>
          <w:rFonts w:hint="cs"/>
          <w:rtl/>
        </w:rPr>
        <w:t>לעיתים שכבת ממשק המשתמש מכונה "שכבה טיפשה",</w:t>
      </w:r>
      <w:r>
        <w:rPr>
          <w:rtl/>
        </w:rPr>
        <w:br/>
      </w:r>
      <w:r>
        <w:rPr>
          <w:rFonts w:hint="cs"/>
          <w:rtl/>
        </w:rPr>
        <w:t xml:space="preserve">היא מכונה כך משום שאין בה </w:t>
      </w:r>
      <w:r w:rsidR="002476D8">
        <w:rPr>
          <w:rFonts w:hint="cs"/>
          <w:rtl/>
        </w:rPr>
        <w:t>כמעט אלגוריתמיקה</w:t>
      </w:r>
      <w:r>
        <w:rPr>
          <w:rFonts w:hint="cs"/>
          <w:rtl/>
        </w:rPr>
        <w:t xml:space="preserve"> (זה קיים ב- </w:t>
      </w:r>
      <w:r>
        <w:t>BL</w:t>
      </w:r>
      <w:r>
        <w:rPr>
          <w:rFonts w:hint="cs"/>
          <w:rtl/>
        </w:rPr>
        <w:t xml:space="preserve">), היא לא מטפלת </w:t>
      </w:r>
      <w:r w:rsidR="002476D8">
        <w:rPr>
          <w:rFonts w:hint="cs"/>
          <w:rtl/>
        </w:rPr>
        <w:t>במסד הנתונים</w:t>
      </w:r>
      <w:r>
        <w:rPr>
          <w:rFonts w:hint="cs"/>
          <w:rtl/>
        </w:rPr>
        <w:t xml:space="preserve"> (זה מתרחש ב- </w:t>
      </w:r>
      <w:r>
        <w:rPr>
          <w:rFonts w:hint="cs"/>
        </w:rPr>
        <w:t>DAL</w:t>
      </w:r>
      <w:r>
        <w:rPr>
          <w:rFonts w:hint="cs"/>
          <w:rtl/>
        </w:rPr>
        <w:t>)</w:t>
      </w:r>
      <w:r w:rsidR="002476D8">
        <w:rPr>
          <w:rFonts w:hint="cs"/>
          <w:rtl/>
        </w:rPr>
        <w:t>, כל תפקידה הוא לקשר בין המשתמש לבין המערכת, לאפשר למשתמש לבצע פעולות ולקבל תגובות.</w:t>
      </w:r>
    </w:p>
    <w:p w14:paraId="1B4F319C" w14:textId="77777777" w:rsidR="0063434C" w:rsidRDefault="0063434C" w:rsidP="00194C8E">
      <w:pPr>
        <w:rPr>
          <w:rtl/>
        </w:rPr>
      </w:pPr>
      <w:r>
        <w:rPr>
          <w:rFonts w:hint="cs"/>
          <w:rtl/>
        </w:rPr>
        <w:t xml:space="preserve">קיימות הרבה תשתיות לפיתוח ממשקי משתמש, אנחנו נתמקד בתשתית הנקראת </w:t>
      </w:r>
      <w:r>
        <w:t>WPF</w:t>
      </w:r>
      <w:r>
        <w:rPr>
          <w:rFonts w:hint="cs"/>
          <w:rtl/>
        </w:rPr>
        <w:t xml:space="preserve"> (</w:t>
      </w:r>
      <w:r>
        <w:t>Windows Presentation Foundation</w:t>
      </w:r>
      <w:r>
        <w:rPr>
          <w:rFonts w:hint="cs"/>
          <w:rtl/>
        </w:rPr>
        <w:t>).</w:t>
      </w:r>
    </w:p>
    <w:p w14:paraId="482EDBE7" w14:textId="77777777" w:rsidR="00410969" w:rsidRPr="00410969" w:rsidRDefault="00410969" w:rsidP="00194C8E">
      <w:pPr>
        <w:rPr>
          <w:rFonts w:cs="Arial"/>
          <w:b/>
          <w:bCs/>
          <w:sz w:val="44"/>
          <w:szCs w:val="44"/>
          <w:rtl/>
        </w:rPr>
      </w:pPr>
      <w:r w:rsidRPr="00410969">
        <w:rPr>
          <w:rFonts w:cs="Arial" w:hint="cs"/>
          <w:b/>
          <w:bCs/>
          <w:sz w:val="44"/>
          <w:szCs w:val="44"/>
          <w:rtl/>
        </w:rPr>
        <w:t>מבוא לתכנות חלונאי</w:t>
      </w:r>
    </w:p>
    <w:p w14:paraId="48B70987" w14:textId="77777777" w:rsidR="00410969" w:rsidRDefault="00410969" w:rsidP="00410969">
      <w:pPr>
        <w:rPr>
          <w:rtl/>
        </w:rPr>
      </w:pPr>
      <w:r>
        <w:rPr>
          <w:rFonts w:cs="Arial"/>
          <w:rtl/>
        </w:rPr>
        <w:t xml:space="preserve">אולם, רגע לפני שנתמודד עם </w:t>
      </w:r>
      <w:r>
        <w:rPr>
          <w:rFonts w:cs="Arial" w:hint="cs"/>
          <w:rtl/>
        </w:rPr>
        <w:t>יכולת ממשק המשתמש</w:t>
      </w:r>
      <w:r>
        <w:rPr>
          <w:rFonts w:cs="Arial"/>
          <w:rtl/>
        </w:rPr>
        <w:t xml:space="preserve"> שמציעה מערכת ההפעלה </w:t>
      </w:r>
      <w:r>
        <w:t>Windows</w:t>
      </w:r>
      <w:r>
        <w:rPr>
          <w:rFonts w:cs="Arial"/>
          <w:rtl/>
        </w:rPr>
        <w:t xml:space="preserve"> עלינו להכיר את מודל התכנות החלונאי, אשר שונה במהותו מהמודל המוכר מאפליקציות  </w:t>
      </w:r>
      <w:r>
        <w:t>Console Application</w:t>
      </w:r>
      <w:r>
        <w:rPr>
          <w:rFonts w:cs="Arial"/>
          <w:rtl/>
        </w:rPr>
        <w:t>.</w:t>
      </w:r>
    </w:p>
    <w:p w14:paraId="30F56D5D" w14:textId="77777777" w:rsidR="00410969" w:rsidRDefault="00410969" w:rsidP="00410969">
      <w:pPr>
        <w:rPr>
          <w:rtl/>
        </w:rPr>
      </w:pPr>
      <w:r>
        <w:rPr>
          <w:rFonts w:cs="Arial"/>
          <w:rtl/>
        </w:rPr>
        <w:t>האוריינטציה הגרפית (</w:t>
      </w:r>
      <w:r>
        <w:t>GUI - Graphic User Interface</w:t>
      </w:r>
      <w:r>
        <w:rPr>
          <w:rFonts w:cs="Arial"/>
          <w:rtl/>
        </w:rPr>
        <w:t xml:space="preserve">) של תוכנית הבנויה ל- </w:t>
      </w:r>
      <w:r>
        <w:t>Windows</w:t>
      </w:r>
      <w:r>
        <w:rPr>
          <w:rFonts w:cs="Arial"/>
          <w:rtl/>
        </w:rPr>
        <w:t xml:space="preserve"> מכתיבה מודל תכנותי מבוסס אירועים</w:t>
      </w:r>
      <w:r>
        <w:rPr>
          <w:rFonts w:cs="Arial" w:hint="cs"/>
          <w:rtl/>
        </w:rPr>
        <w:t xml:space="preserve"> הנקרא - </w:t>
      </w:r>
      <w:r>
        <w:t>Event Driven</w:t>
      </w:r>
      <w:r>
        <w:rPr>
          <w:rFonts w:cs="Arial" w:hint="cs"/>
          <w:rtl/>
        </w:rPr>
        <w:t>.</w:t>
      </w:r>
    </w:p>
    <w:p w14:paraId="52716326" w14:textId="77777777" w:rsidR="00410969" w:rsidRDefault="0065259A" w:rsidP="00410969">
      <w:pPr>
        <w:rPr>
          <w:rtl/>
        </w:rPr>
      </w:pPr>
      <w:r>
        <w:rPr>
          <w:rFonts w:cs="Arial" w:hint="cs"/>
          <w:rtl/>
        </w:rPr>
        <w:t>זהו מודל שונה מאוד במהותו מ</w:t>
      </w:r>
      <w:r w:rsidR="00410969">
        <w:rPr>
          <w:rFonts w:cs="Arial"/>
          <w:rtl/>
        </w:rPr>
        <w:t xml:space="preserve">תכניות </w:t>
      </w:r>
      <w:r w:rsidR="00410969">
        <w:t>Console</w:t>
      </w:r>
      <w:r w:rsidR="00410969">
        <w:rPr>
          <w:rFonts w:cs="Arial"/>
          <w:rtl/>
        </w:rPr>
        <w:t xml:space="preserve"> שבהם האפליקציה מתבצעת </w:t>
      </w:r>
      <w:r w:rsidR="00410969">
        <w:t>Top Down</w:t>
      </w:r>
      <w:r w:rsidR="00410969">
        <w:rPr>
          <w:rFonts w:cs="Arial"/>
          <w:rtl/>
        </w:rPr>
        <w:t xml:space="preserve">, </w:t>
      </w:r>
      <w:r>
        <w:rPr>
          <w:rFonts w:cs="Arial" w:hint="cs"/>
          <w:rtl/>
        </w:rPr>
        <w:t>שונהמאוד מה</w:t>
      </w:r>
      <w:r w:rsidR="00410969">
        <w:rPr>
          <w:rFonts w:cs="Arial"/>
          <w:rtl/>
        </w:rPr>
        <w:t xml:space="preserve">מודל שבו תוכנית ה- </w:t>
      </w:r>
      <w:r w:rsidR="00410969">
        <w:t>Console</w:t>
      </w:r>
      <w:r>
        <w:rPr>
          <w:rFonts w:cs="Arial"/>
          <w:rtl/>
        </w:rPr>
        <w:t xml:space="preserve"> היא זו </w:t>
      </w:r>
      <w:r>
        <w:rPr>
          <w:rFonts w:cs="Arial" w:hint="cs"/>
          <w:rtl/>
        </w:rPr>
        <w:t xml:space="preserve">אשר </w:t>
      </w:r>
      <w:r w:rsidR="00410969">
        <w:rPr>
          <w:rFonts w:cs="Arial"/>
          <w:rtl/>
        </w:rPr>
        <w:t>יוזמת את הפנייה למערכת ההפעלה בעיקר באמצעות פונקציות  הפלט/קלט.</w:t>
      </w:r>
    </w:p>
    <w:p w14:paraId="62F584E4" w14:textId="4418B9B0" w:rsidR="00410969" w:rsidRDefault="00410969" w:rsidP="00410969">
      <w:pPr>
        <w:rPr>
          <w:rtl/>
        </w:rPr>
      </w:pPr>
      <w:r>
        <w:rPr>
          <w:rFonts w:cs="Arial"/>
          <w:rtl/>
        </w:rPr>
        <w:t>המערכת הגרפית של</w:t>
      </w:r>
      <w:r w:rsidR="0065259A">
        <w:rPr>
          <w:rFonts w:cs="Arial" w:hint="cs"/>
          <w:rtl/>
        </w:rPr>
        <w:t xml:space="preserve"> </w:t>
      </w:r>
      <w:r>
        <w:t>Windows</w:t>
      </w:r>
      <w:r>
        <w:rPr>
          <w:rFonts w:cs="Arial"/>
          <w:rtl/>
        </w:rPr>
        <w:t xml:space="preserve"> מכתיבה מודל תכנותי שונה במהותו, בו מערכת ההפעלה היא זו היוזמת את האינטראקציה עם התוכנית. </w:t>
      </w:r>
      <w:r w:rsidR="0065259A">
        <w:rPr>
          <w:rFonts w:cs="Arial"/>
          <w:rtl/>
        </w:rPr>
        <w:br/>
      </w:r>
      <w:r>
        <w:rPr>
          <w:rFonts w:cs="Arial"/>
          <w:rtl/>
        </w:rPr>
        <w:t>האינטראקציה מתבצעת באמצעות שליחת הודעות (</w:t>
      </w:r>
      <w:r>
        <w:t>Messages</w:t>
      </w:r>
      <w:r>
        <w:rPr>
          <w:rFonts w:cs="Arial"/>
          <w:rtl/>
        </w:rPr>
        <w:t xml:space="preserve">) לתוכנית. </w:t>
      </w:r>
      <w:r w:rsidR="0065259A">
        <w:rPr>
          <w:rFonts w:cs="Arial"/>
          <w:rtl/>
        </w:rPr>
        <w:br/>
      </w:r>
      <w:r>
        <w:rPr>
          <w:rFonts w:cs="Arial"/>
          <w:rtl/>
        </w:rPr>
        <w:t xml:space="preserve">ההודעות יכולות להישלח כתגובה לפעילות המשתמש (עכבר, מקלדת, סגירת חלון וכו') או כתוצאה מיוזמה של מערכת ההפעלה (טעינת חלון, הצגת החלון, שינויי פוקוס, שחרור החלון הריסת חלון וכו').   </w:t>
      </w:r>
    </w:p>
    <w:p w14:paraId="03986D6F" w14:textId="06796D48" w:rsidR="002B202A" w:rsidRDefault="002B202A" w:rsidP="00410969">
      <w:pPr>
        <w:rPr>
          <w:rtl/>
        </w:rPr>
      </w:pPr>
    </w:p>
    <w:p w14:paraId="7B6207DE" w14:textId="51AE2071" w:rsidR="002B202A" w:rsidRDefault="002B202A" w:rsidP="00410969">
      <w:pPr>
        <w:rPr>
          <w:rtl/>
        </w:rPr>
      </w:pPr>
    </w:p>
    <w:p w14:paraId="201F7422" w14:textId="72667B78" w:rsidR="002B202A" w:rsidRDefault="002B202A" w:rsidP="00410969">
      <w:pPr>
        <w:rPr>
          <w:rtl/>
        </w:rPr>
      </w:pPr>
    </w:p>
    <w:p w14:paraId="609B9032" w14:textId="0B926335" w:rsidR="002B202A" w:rsidRDefault="002B202A" w:rsidP="00410969">
      <w:pPr>
        <w:rPr>
          <w:rtl/>
        </w:rPr>
      </w:pPr>
    </w:p>
    <w:p w14:paraId="09F4ABFE" w14:textId="77777777" w:rsidR="002B202A" w:rsidRDefault="002B202A" w:rsidP="00410969">
      <w:pPr>
        <w:rPr>
          <w:rtl/>
        </w:rPr>
      </w:pPr>
    </w:p>
    <w:p w14:paraId="7FF801BB" w14:textId="77777777" w:rsidR="00410969" w:rsidRDefault="00AB577F" w:rsidP="00194C8E">
      <w:r>
        <w:rPr>
          <w:noProof/>
        </w:rPr>
        <mc:AlternateContent>
          <mc:Choice Requires="wpg">
            <w:drawing>
              <wp:anchor distT="0" distB="0" distL="114300" distR="114300" simplePos="0" relativeHeight="251671552" behindDoc="0" locked="0" layoutInCell="1" allowOverlap="1" wp14:anchorId="334FD053" wp14:editId="17F7D799">
                <wp:simplePos x="0" y="0"/>
                <wp:positionH relativeFrom="column">
                  <wp:posOffset>-752475</wp:posOffset>
                </wp:positionH>
                <wp:positionV relativeFrom="paragraph">
                  <wp:posOffset>50800</wp:posOffset>
                </wp:positionV>
                <wp:extent cx="6131560" cy="2760975"/>
                <wp:effectExtent l="0" t="0" r="2540" b="1905"/>
                <wp:wrapNone/>
                <wp:docPr id="16" name="Group 16"/>
                <wp:cNvGraphicFramePr/>
                <a:graphic xmlns:a="http://schemas.openxmlformats.org/drawingml/2006/main">
                  <a:graphicData uri="http://schemas.microsoft.com/office/word/2010/wordprocessingGroup">
                    <wpg:wgp>
                      <wpg:cNvGrpSpPr/>
                      <wpg:grpSpPr>
                        <a:xfrm>
                          <a:off x="0" y="0"/>
                          <a:ext cx="6131560" cy="2760975"/>
                          <a:chOff x="0" y="0"/>
                          <a:chExt cx="6131560" cy="2760975"/>
                        </a:xfrm>
                      </wpg:grpSpPr>
                      <wps:wsp>
                        <wps:cNvPr id="5" name="Flowchart: Alternate Process 5"/>
                        <wps:cNvSpPr/>
                        <wps:spPr>
                          <a:xfrm>
                            <a:off x="4267200" y="542925"/>
                            <a:ext cx="1276350" cy="129540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324916" w14:textId="77777777" w:rsidR="009D0780" w:rsidRDefault="009D0780" w:rsidP="0065259A">
                              <w:pPr>
                                <w:jc w:val="center"/>
                              </w:pPr>
                              <w:r>
                                <w:rPr>
                                  <w:rFonts w:hint="cs"/>
                                  <w:rtl/>
                                </w:rPr>
                                <w:t>פעילות משתמש: עכבר, מקלדת או פעילות של מערכת ההפעלה: פתיחת חלון, סגירת חלון וכו'</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pic:pic xmlns:pic="http://schemas.openxmlformats.org/drawingml/2006/picture">
                        <pic:nvPicPr>
                          <pic:cNvPr id="7" name="Picture 7" descr="תוצאת תמונה עבור ‪win 10 logo‬‏"/>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705225" y="171450"/>
                            <a:ext cx="495300" cy="495300"/>
                          </a:xfrm>
                          <a:prstGeom prst="rect">
                            <a:avLst/>
                          </a:prstGeom>
                          <a:noFill/>
                          <a:ln>
                            <a:noFill/>
                          </a:ln>
                        </pic:spPr>
                      </pic:pic>
                      <pic:pic xmlns:pic="http://schemas.openxmlformats.org/drawingml/2006/picture">
                        <pic:nvPicPr>
                          <pic:cNvPr id="4" name="Picture 4"/>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5400675" y="0"/>
                            <a:ext cx="730885" cy="732790"/>
                          </a:xfrm>
                          <a:prstGeom prst="rect">
                            <a:avLst/>
                          </a:prstGeom>
                        </pic:spPr>
                      </pic:pic>
                      <wpg:grpSp>
                        <wpg:cNvPr id="15" name="Group 15"/>
                        <wpg:cNvGrpSpPr/>
                        <wpg:grpSpPr>
                          <a:xfrm>
                            <a:off x="0" y="390525"/>
                            <a:ext cx="4943475" cy="2370450"/>
                            <a:chOff x="0" y="0"/>
                            <a:chExt cx="4943475" cy="2370450"/>
                          </a:xfrm>
                        </wpg:grpSpPr>
                        <pic:pic xmlns:pic="http://schemas.openxmlformats.org/drawingml/2006/picture">
                          <pic:nvPicPr>
                            <pic:cNvPr id="8" name="Picture 8"/>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379980" cy="1597660"/>
                            </a:xfrm>
                            <a:prstGeom prst="rect">
                              <a:avLst/>
                            </a:prstGeom>
                          </pic:spPr>
                        </pic:pic>
                        <wps:wsp>
                          <wps:cNvPr id="9" name="Flowchart: Alternate Process 9"/>
                          <wps:cNvSpPr/>
                          <wps:spPr>
                            <a:xfrm>
                              <a:off x="285750" y="238125"/>
                              <a:ext cx="1933575" cy="1190625"/>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AEAA9F" w14:textId="77777777" w:rsidR="009D0780" w:rsidRDefault="009D0780" w:rsidP="0065259A">
                                <w:pPr>
                                  <w:jc w:val="center"/>
                                </w:pPr>
                                <w:r>
                                  <w:rPr>
                                    <w:rFonts w:hint="cs"/>
                                    <w:rtl/>
                                  </w:rPr>
                                  <w:t>התוכנית מטפלת באירוע או לחילופין מתעלמת ממנו</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3" name="Connector: Elbow 13"/>
                          <wps:cNvCnPr/>
                          <wps:spPr>
                            <a:xfrm>
                              <a:off x="1133475" y="1600200"/>
                              <a:ext cx="3800475" cy="735965"/>
                            </a:xfrm>
                            <a:prstGeom prst="bentConnector3">
                              <a:avLst>
                                <a:gd name="adj1" fmla="val 244"/>
                              </a:avLst>
                            </a:prstGeom>
                            <a:ln w="57150"/>
                          </wps:spPr>
                          <wps:style>
                            <a:lnRef idx="1">
                              <a:schemeClr val="accent1"/>
                            </a:lnRef>
                            <a:fillRef idx="0">
                              <a:schemeClr val="accent1"/>
                            </a:fillRef>
                            <a:effectRef idx="0">
                              <a:schemeClr val="accent1"/>
                            </a:effectRef>
                            <a:fontRef idx="minor">
                              <a:schemeClr val="tx1"/>
                            </a:fontRef>
                          </wps:style>
                          <wps:bodyPr/>
                        </wps:wsp>
                        <wps:wsp>
                          <wps:cNvPr id="14" name="Straight Arrow Connector 14"/>
                          <wps:cNvCnPr/>
                          <wps:spPr>
                            <a:xfrm flipV="1">
                              <a:off x="4943475" y="1466850"/>
                              <a:ext cx="0" cy="90360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334FD053" id="Group 16" o:spid="_x0000_s1026" style="position:absolute;left:0;text-align:left;margin-left:-59.25pt;margin-top:4pt;width:482.8pt;height:217.4pt;z-index:251671552" coordsize="61315,276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">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5" o:spid="_x0000_s1027" type="#_x0000_t176" style="position:absolute;left:42672;top:5429;width:12763;height:129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FQb8QA&#10;AADaAAAADwAAAGRycy9kb3ducmV2LnhtbESP3WrCQBSE7wu+w3IKvaubWi0SXYOIwRZKaVW8PmZP&#10;fkj2bMyuGt++KxR6OczMN8w86U0jLtS5yrKCl2EEgjizuuJCwX6XPk9BOI+ssbFMCm7kIFkMHuYY&#10;a3vlH7psfSEChF2MCkrv21hKl5Vk0A1tSxy83HYGfZBdIXWH1wA3jRxF0Zs0WHFYKLGlVUlZvT0b&#10;Bf5k0nGVH8b1d37U9cfXZv15e1Xq6bFfzkB46v1/+K/9rhVM4H4l3AC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RUG/EAAAA2gAAAA8AAAAAAAAAAAAAAAAAmAIAAGRycy9k&#10;b3ducmV2LnhtbFBLBQYAAAAABAAEAPUAAACJAwAAAAA=&#10;" fillcolor="#4472c4 [3204]" strokecolor="#1f3763 [1604]" strokeweight="1pt">
                  <v:textbox>
                    <w:txbxContent>
                      <w:p w14:paraId="5B324916" w14:textId="77777777" w:rsidR="009D0780" w:rsidRDefault="009D0780" w:rsidP="0065259A">
                        <w:pPr>
                          <w:jc w:val="center"/>
                        </w:pPr>
                        <w:r>
                          <w:rPr>
                            <w:rFonts w:hint="cs"/>
                            <w:rtl/>
                          </w:rPr>
                          <w:t>פעילות משתמש: עכבר, מקלדת או פעילות של מערכת ההפעלה: פתיחת חלון, סגירת חלון וכו'</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8" type="#_x0000_t75" alt="תוצאת תמונה עבור ‪win 10 logo‬‏" style="position:absolute;left:37052;top:1714;width:4953;height:4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2rr8TEAAAA2gAAAA8AAABkcnMvZG93bnJldi54bWxEj0uLwkAQhO+C/2FoYS+ik10WH9FRVl1h&#10;QTz4Ao9Npk2CmZ6QGU38946w4LGoqq+o6bwxhbhT5XLLCj77EQjixOqcUwXHw7o3AuE8ssbCMil4&#10;kIP5rN2aYqxtzTu6730qAoRdjAoy78tYSpdkZND1bUkcvIutDPogq1TqCusAN4X8iqKBNJhzWMiw&#10;pGVGyXV/Mwqiorsdr36puzCH02hTD79XNzwr9dFpfiYgPDX+Hf5v/2kFQ3hdCTdAzp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2rr8TEAAAA2gAAAA8AAAAAAAAAAAAAAAAA&#10;nwIAAGRycy9kb3ducmV2LnhtbFBLBQYAAAAABAAEAPcAAACQAwAAAAA=&#10;">
                  <v:imagedata r:id="rId13" o:title="תוצאת תמונה עבור ‪win 10 logo‬‏"/>
                  <v:path arrowok="t"/>
                </v:shape>
                <v:shape id="Picture 4" o:spid="_x0000_s1029" type="#_x0000_t75" style="position:absolute;left:54006;width:7309;height:73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7fjAy8AAAA2gAAAA8AAABkcnMvZG93bnJldi54bWxET02LwjAQvS/4H8II3rZp17JKNYoIgsfq&#10;iuexGdtiMylNtq3/3ggLe3y87/V2NI3oqXO1ZQVJFIMgLqyuuVRw+Tl8LkE4j6yxsUwKnuRgu5l8&#10;rDHTduAT9WdfihDCLkMFlfdtJqUrKjLoItsSB+5uO4M+wK6UusMhhJtGfsXxtzRYc2iosKV9RcXj&#10;/GvCjCSJfY4oH/bm5tdFOtg0H5SaTcfdCoSn0f+L/9xHrSCF95XgB7l5AQ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Du34wMvAAAANoAAAAPAAAAAAAAAAAAAAAAAJ8CAABkcnMv&#10;ZG93bnJldi54bWxQSwUGAAAAAAQABAD3AAAAiAMAAAAA&#10;">
                  <v:imagedata r:id="rId14" o:title=""/>
                  <v:path arrowok="t"/>
                </v:shape>
                <v:group id="Group 15" o:spid="_x0000_s1030" style="position:absolute;top:3905;width:49434;height:23704" coordsize="49434,237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 id="Picture 8" o:spid="_x0000_s1031" type="#_x0000_t75" style="position:absolute;width:23799;height:159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ulYZu+AAAA2gAAAA8AAABkcnMvZG93bnJldi54bWxET8uKwjAU3Q/MP4Q7MLtp2grq1EbRgjBb&#10;H7i+NneaanNTmqidv58sBJeH8y5Xo+3EnQbfOlaQJSkI4trplhsFx8P2aw7CB2SNnWNS8EceVsv3&#10;txIL7R68o/s+NCKGsC9QgQmhL6T0tSGLPnE9ceR+3WAxRDg0Ug/4iOG2k3maTqXFlmODwZ4qQ/V1&#10;f7MKWrbZvMompsnwNrt8n0+XTciV+vwY1wsQgcbwEj/dP1pB3BqvxBsgl/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OulYZu+AAAA2gAAAA8AAAAAAAAAAAAAAAAAnwIAAGRy&#10;cy9kb3ducmV2LnhtbFBLBQYAAAAABAAEAPcAAACKAwAAAAA=&#10;">
                    <v:imagedata r:id="rId15" o:title=""/>
                    <v:path arrowok="t"/>
                  </v:shape>
                  <v:shape id="Flowchart: Alternate Process 9" o:spid="_x0000_s1032" type="#_x0000_t176" style="position:absolute;left:2857;top:2381;width:19336;height:11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xaasQA&#10;AADaAAAADwAAAGRycy9kb3ducmV2LnhtbESP3WrCQBSE7wu+w3IKvaubWpEaXYOIwRZKaVW8PmZP&#10;fkj2bMyuGt++KxR6OczMN8w86U0jLtS5yrKCl2EEgjizuuJCwX6XPr+BcB5ZY2OZFNzIQbIYPMwx&#10;1vbKP3TZ+kIECLsYFZTet7GULivJoBvaljh4ue0M+iC7QuoOrwFuGjmKook0WHFYKLGlVUlZvT0b&#10;Bf5k0nGVH8b1d37U9cfXZv15e1Xq6bFfzkB46v1/+K/9rhVM4X4l3AC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cWmrEAAAA2gAAAA8AAAAAAAAAAAAAAAAAmAIAAGRycy9k&#10;b3ducmV2LnhtbFBLBQYAAAAABAAEAPUAAACJAwAAAAA=&#10;" fillcolor="#4472c4 [3204]" strokecolor="#1f3763 [1604]" strokeweight="1pt">
                    <v:textbox>
                      <w:txbxContent>
                        <w:p w14:paraId="08AEAA9F" w14:textId="77777777" w:rsidR="009D0780" w:rsidRDefault="009D0780" w:rsidP="0065259A">
                          <w:pPr>
                            <w:jc w:val="center"/>
                          </w:pPr>
                          <w:r>
                            <w:rPr>
                              <w:rFonts w:hint="cs"/>
                              <w:rtl/>
                            </w:rPr>
                            <w:t>התוכנית מטפלת באירוע או לחילופין מתעלמת ממנו</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3" o:spid="_x0000_s1033" type="#_x0000_t34" style="position:absolute;left:11334;top:16002;width:38005;height:735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V+Q8EAAADbAAAADwAAAGRycy9kb3ducmV2LnhtbERPTWsCMRC9F/wPYQQvpWa1RbarUWTB&#10;0lupevE23UyT1c1k2UTd/vtGELzN433OYtW7RlyoC7VnBZNxBoK48rpmo2C/27zkIEJE1th4JgV/&#10;FGC1HDwtsND+yt902UYjUgiHAhXYGNtCylBZchjGviVO3K/vHMYEOyN1h9cU7ho5zbKZdFhzarDY&#10;UmmpOm3PTkFpn9/PlJvclx8/Do+m/XqzB6VGw349BxGpjw/x3f2p0/xXuP2SDpDL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dxX5DwQAAANsAAAAPAAAAAAAAAAAAAAAA&#10;AKECAABkcnMvZG93bnJldi54bWxQSwUGAAAAAAQABAD5AAAAjwMAAAAA&#10;" adj="53" strokecolor="#4472c4 [3204]" strokeweight="4.5pt"/>
                  <v:shapetype id="_x0000_t32" coordsize="21600,21600" o:spt="32" o:oned="t" path="m,l21600,21600e" filled="f">
                    <v:path arrowok="t" fillok="f" o:connecttype="none"/>
                    <o:lock v:ext="edit" shapetype="t"/>
                  </v:shapetype>
                  <v:shape id="Straight Arrow Connector 14" o:spid="_x0000_s1034" type="#_x0000_t32" style="position:absolute;left:49434;top:14668;width:0;height:903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8tFKMEAAADbAAAADwAAAGRycy9kb3ducmV2LnhtbERPyWrDMBC9B/oPYgq9hER2yIYbJYRC&#10;odcshxwn1tQytkbCUhy3Xx8VCrnN462z2Q22FT11oXasIJ9mIIhLp2uuFJxPn5M1iBCRNbaOScEP&#10;BdhtX0YbLLS784H6Y6xECuFQoAIToy+kDKUhi2HqPHHivl1nMSbYVVJ3eE/htpWzLFtKizWnBoOe&#10;PgyVzfFmFfi8mZ3z2vyu+urQXMZXPfaLqNTb67B/BxFpiE/xv/tLp/lz+PslHSC3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Ly0UowQAAANsAAAAPAAAAAAAAAAAAAAAA&#10;AKECAABkcnMvZG93bnJldi54bWxQSwUGAAAAAAQABAD5AAAAjwMAAAAA&#10;" strokecolor="#4472c4 [3204]" strokeweight="4.5pt">
                    <v:stroke endarrow="block" joinstyle="miter"/>
                  </v:shape>
                </v:group>
              </v:group>
            </w:pict>
          </mc:Fallback>
        </mc:AlternateContent>
      </w:r>
    </w:p>
    <w:p w14:paraId="68675A24" w14:textId="77777777" w:rsidR="00410969" w:rsidRDefault="0065259A" w:rsidP="00194C8E">
      <w:pPr>
        <w:rPr>
          <w:rtl/>
        </w:rPr>
      </w:pPr>
      <w:r>
        <w:rPr>
          <w:rFonts w:cs="Arial"/>
          <w:noProof/>
          <w:rtl/>
        </w:rPr>
        <mc:AlternateContent>
          <mc:Choice Requires="wps">
            <w:drawing>
              <wp:anchor distT="0" distB="0" distL="114300" distR="114300" simplePos="0" relativeHeight="251659264" behindDoc="0" locked="0" layoutInCell="1" allowOverlap="1" wp14:anchorId="1A16BB16" wp14:editId="7513FECD">
                <wp:simplePos x="0" y="0"/>
                <wp:positionH relativeFrom="column">
                  <wp:posOffset>1933575</wp:posOffset>
                </wp:positionH>
                <wp:positionV relativeFrom="paragraph">
                  <wp:posOffset>327660</wp:posOffset>
                </wp:positionV>
                <wp:extent cx="1276350" cy="1295400"/>
                <wp:effectExtent l="0" t="0" r="19050" b="19050"/>
                <wp:wrapNone/>
                <wp:docPr id="6" name="Flowchart: Alternate Process 6"/>
                <wp:cNvGraphicFramePr/>
                <a:graphic xmlns:a="http://schemas.openxmlformats.org/drawingml/2006/main">
                  <a:graphicData uri="http://schemas.microsoft.com/office/word/2010/wordprocessingShape">
                    <wps:wsp>
                      <wps:cNvSpPr/>
                      <wps:spPr>
                        <a:xfrm>
                          <a:off x="0" y="0"/>
                          <a:ext cx="1276350" cy="129540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2179CB" w14:textId="77777777" w:rsidR="009D0780" w:rsidRDefault="009D0780" w:rsidP="0065259A">
                            <w:pPr>
                              <w:jc w:val="center"/>
                            </w:pPr>
                            <w:r>
                              <w:rPr>
                                <w:rFonts w:hint="cs"/>
                                <w:rtl/>
                              </w:rPr>
                              <w:t>מערכת ההפעלה מתרגמת את הפעילות להודעה.</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A16BB16" id="Flowchart: Alternate Process 6" o:spid="_x0000_s1035" type="#_x0000_t176" style="position:absolute;left:0;text-align:left;margin-left:152.25pt;margin-top:25.8pt;width:100.5pt;height:102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" fillcolor="#4472c4 [3204]" strokecolor="#1f3763 [1604]" strokeweight="1pt">
                <v:textbox>
                  <w:txbxContent>
                    <w:p w14:paraId="7E2179CB" w14:textId="77777777" w:rsidR="009D0780" w:rsidRDefault="009D0780" w:rsidP="0065259A">
                      <w:pPr>
                        <w:jc w:val="center"/>
                      </w:pPr>
                      <w:r>
                        <w:rPr>
                          <w:rFonts w:hint="cs"/>
                          <w:rtl/>
                        </w:rPr>
                        <w:t>מערכת ההפעלה מתרגמת את הפעילות להודעה.</w:t>
                      </w:r>
                    </w:p>
                  </w:txbxContent>
                </v:textbox>
              </v:shape>
            </w:pict>
          </mc:Fallback>
        </mc:AlternateContent>
      </w:r>
    </w:p>
    <w:p w14:paraId="5FFA16FB" w14:textId="77777777" w:rsidR="00410969" w:rsidRDefault="00410969" w:rsidP="00194C8E">
      <w:pPr>
        <w:rPr>
          <w:rtl/>
        </w:rPr>
      </w:pPr>
    </w:p>
    <w:p w14:paraId="18507759" w14:textId="77777777" w:rsidR="00410969" w:rsidRDefault="00410969" w:rsidP="00194C8E">
      <w:pPr>
        <w:rPr>
          <w:rtl/>
        </w:rPr>
      </w:pPr>
    </w:p>
    <w:p w14:paraId="61FF54D7" w14:textId="77777777" w:rsidR="0065259A" w:rsidRDefault="0065259A" w:rsidP="00194C8E">
      <w:pPr>
        <w:rPr>
          <w:rtl/>
        </w:rPr>
      </w:pPr>
      <w:r>
        <w:rPr>
          <w:noProof/>
          <w:rtl/>
        </w:rPr>
        <mc:AlternateContent>
          <mc:Choice Requires="wps">
            <w:drawing>
              <wp:anchor distT="0" distB="0" distL="114300" distR="114300" simplePos="0" relativeHeight="251666432" behindDoc="0" locked="0" layoutInCell="1" allowOverlap="1" wp14:anchorId="1B22E713" wp14:editId="25078D42">
                <wp:simplePos x="0" y="0"/>
                <wp:positionH relativeFrom="column">
                  <wp:posOffset>1628775</wp:posOffset>
                </wp:positionH>
                <wp:positionV relativeFrom="paragraph">
                  <wp:posOffset>93345</wp:posOffset>
                </wp:positionV>
                <wp:extent cx="304800" cy="0"/>
                <wp:effectExtent l="0" t="114300" r="0" b="133350"/>
                <wp:wrapNone/>
                <wp:docPr id="11" name="Straight Arrow Connector 11"/>
                <wp:cNvGraphicFramePr/>
                <a:graphic xmlns:a="http://schemas.openxmlformats.org/drawingml/2006/main">
                  <a:graphicData uri="http://schemas.microsoft.com/office/word/2010/wordprocessingShape">
                    <wps:wsp>
                      <wps:cNvCnPr/>
                      <wps:spPr>
                        <a:xfrm flipH="1">
                          <a:off x="0" y="0"/>
                          <a:ext cx="304800" cy="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DB7C34F" id="Straight Arrow Connector 11" o:spid="_x0000_s1026" type="#_x0000_t32" style="position:absolute;left:0;text-align:left;margin-left:128.25pt;margin-top:7.35pt;width:24pt;height:0;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" strokecolor="#4472c4 [3204]" strokeweight="4.5pt">
                <v:stroke endarrow="block" joinstyle="miter"/>
              </v:shape>
            </w:pict>
          </mc:Fallback>
        </mc:AlternateContent>
      </w:r>
      <w:r>
        <w:rPr>
          <w:noProof/>
          <w:rtl/>
        </w:rPr>
        <mc:AlternateContent>
          <mc:Choice Requires="wps">
            <w:drawing>
              <wp:anchor distT="0" distB="0" distL="114300" distR="114300" simplePos="0" relativeHeight="251664384" behindDoc="0" locked="0" layoutInCell="1" allowOverlap="1" wp14:anchorId="2DC2F026" wp14:editId="2A83AD1C">
                <wp:simplePos x="0" y="0"/>
                <wp:positionH relativeFrom="column">
                  <wp:posOffset>3209925</wp:posOffset>
                </wp:positionH>
                <wp:positionV relativeFrom="paragraph">
                  <wp:posOffset>93345</wp:posOffset>
                </wp:positionV>
                <wp:extent cx="304800" cy="0"/>
                <wp:effectExtent l="0" t="114300" r="0" b="133350"/>
                <wp:wrapNone/>
                <wp:docPr id="10" name="Straight Arrow Connector 10"/>
                <wp:cNvGraphicFramePr/>
                <a:graphic xmlns:a="http://schemas.openxmlformats.org/drawingml/2006/main">
                  <a:graphicData uri="http://schemas.microsoft.com/office/word/2010/wordprocessingShape">
                    <wps:wsp>
                      <wps:cNvCnPr/>
                      <wps:spPr>
                        <a:xfrm flipH="1">
                          <a:off x="0" y="0"/>
                          <a:ext cx="304800" cy="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501F0EB" id="Straight Arrow Connector 10" o:spid="_x0000_s1026" type="#_x0000_t32" style="position:absolute;left:0;text-align:left;margin-left:252.75pt;margin-top:7.35pt;width:24pt;height:0;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" strokecolor="#4472c4 [3204]" strokeweight="4.5pt">
                <v:stroke endarrow="block" joinstyle="miter"/>
              </v:shape>
            </w:pict>
          </mc:Fallback>
        </mc:AlternateContent>
      </w:r>
    </w:p>
    <w:p w14:paraId="1B66AF33" w14:textId="77777777" w:rsidR="0065259A" w:rsidRDefault="0065259A" w:rsidP="00194C8E">
      <w:pPr>
        <w:rPr>
          <w:rtl/>
        </w:rPr>
      </w:pPr>
    </w:p>
    <w:p w14:paraId="4D5BEB01" w14:textId="77777777" w:rsidR="0065259A" w:rsidRDefault="0065259A" w:rsidP="00194C8E">
      <w:pPr>
        <w:rPr>
          <w:rtl/>
        </w:rPr>
      </w:pPr>
    </w:p>
    <w:p w14:paraId="5A535709" w14:textId="77777777" w:rsidR="0065259A" w:rsidRDefault="0065259A" w:rsidP="00194C8E">
      <w:pPr>
        <w:rPr>
          <w:rtl/>
        </w:rPr>
      </w:pPr>
    </w:p>
    <w:p w14:paraId="4A3ECDA9" w14:textId="77777777" w:rsidR="0065259A" w:rsidRDefault="0065259A" w:rsidP="00194C8E">
      <w:pPr>
        <w:rPr>
          <w:rtl/>
        </w:rPr>
      </w:pPr>
    </w:p>
    <w:p w14:paraId="66649A9E" w14:textId="77777777" w:rsidR="0065259A" w:rsidRDefault="0065259A" w:rsidP="00194C8E">
      <w:pPr>
        <w:rPr>
          <w:rtl/>
        </w:rPr>
      </w:pPr>
    </w:p>
    <w:p w14:paraId="3C8C9184" w14:textId="77777777" w:rsidR="0065259A" w:rsidRDefault="0065259A" w:rsidP="00194C8E">
      <w:pPr>
        <w:rPr>
          <w:rtl/>
        </w:rPr>
      </w:pPr>
    </w:p>
    <w:p w14:paraId="1A4CF187" w14:textId="77777777" w:rsidR="00AB577F" w:rsidRPr="00AB577F" w:rsidRDefault="00AB577F" w:rsidP="00AB577F">
      <w:pPr>
        <w:rPr>
          <w:rFonts w:cs="Arial"/>
          <w:b/>
          <w:bCs/>
          <w:sz w:val="44"/>
          <w:szCs w:val="44"/>
        </w:rPr>
      </w:pPr>
      <w:r w:rsidRPr="00AB577F">
        <w:rPr>
          <w:rFonts w:cs="Arial"/>
          <w:b/>
          <w:bCs/>
          <w:sz w:val="44"/>
          <w:szCs w:val="44"/>
        </w:rPr>
        <w:t>Event Driven</w:t>
      </w:r>
    </w:p>
    <w:p w14:paraId="14DA84BD" w14:textId="77777777" w:rsidR="00AB577F" w:rsidRDefault="00AB577F" w:rsidP="00AB577F">
      <w:pPr>
        <w:rPr>
          <w:rtl/>
        </w:rPr>
      </w:pPr>
      <w:r>
        <w:rPr>
          <w:rFonts w:cs="Arial"/>
          <w:rtl/>
        </w:rPr>
        <w:t xml:space="preserve">כאשר מריצים תוכנית </w:t>
      </w:r>
      <w:r>
        <w:t>Windows</w:t>
      </w:r>
      <w:r>
        <w:rPr>
          <w:rFonts w:cs="Arial"/>
          <w:rtl/>
        </w:rPr>
        <w:t>, מתבצעות מספר פעילויות אתחול שתפקידן להגדיר, לטעון לזיכרון ולהציג את החלון .</w:t>
      </w:r>
    </w:p>
    <w:p w14:paraId="1E22FF15" w14:textId="77777777" w:rsidR="00AB577F" w:rsidRDefault="00AB577F" w:rsidP="00AB577F">
      <w:pPr>
        <w:rPr>
          <w:rtl/>
        </w:rPr>
      </w:pPr>
      <w:r>
        <w:rPr>
          <w:rFonts w:cs="Arial"/>
          <w:rtl/>
        </w:rPr>
        <w:t xml:space="preserve">לאחר אותן פעולות אתחול התוכנית נכנסת למצב המתנה המכונה </w:t>
      </w:r>
      <w:r>
        <w:t>IDLE</w:t>
      </w:r>
      <w:r>
        <w:rPr>
          <w:rFonts w:cs="Arial"/>
          <w:rtl/>
        </w:rPr>
        <w:t>, במצב זה התוכנית אינה עושה דבר ובו היא נשארת עד אשר מתקבל אירוע (</w:t>
      </w:r>
      <w:r>
        <w:t>Event</w:t>
      </w:r>
      <w:r>
        <w:rPr>
          <w:rFonts w:cs="Arial"/>
          <w:rtl/>
        </w:rPr>
        <w:t xml:space="preserve">). </w:t>
      </w:r>
    </w:p>
    <w:p w14:paraId="3FA099DA" w14:textId="77777777" w:rsidR="00AB577F" w:rsidRDefault="00AB577F" w:rsidP="00AB577F">
      <w:pPr>
        <w:rPr>
          <w:rtl/>
        </w:rPr>
      </w:pPr>
      <w:r>
        <w:rPr>
          <w:rFonts w:cs="Arial"/>
          <w:rtl/>
        </w:rPr>
        <w:t xml:space="preserve">האירוע מעורר את התוכנית אשר מטפלת באירוע וחוזרת  חזרה למצב </w:t>
      </w:r>
      <w:r>
        <w:t>IDLE</w:t>
      </w:r>
      <w:r>
        <w:rPr>
          <w:rFonts w:cs="Arial"/>
          <w:rtl/>
        </w:rPr>
        <w:t xml:space="preserve"> עד להופעת האירוע הבא אשר יעורר אותה וחוזר חלילה, עד אשר התוכנית מסתיימת.</w:t>
      </w:r>
    </w:p>
    <w:p w14:paraId="0F3B1624" w14:textId="77777777" w:rsidR="00AB577F" w:rsidRDefault="00AB577F" w:rsidP="00AB577F">
      <w:pPr>
        <w:rPr>
          <w:rtl/>
        </w:rPr>
      </w:pPr>
      <w:r>
        <w:rPr>
          <w:rFonts w:cs="Arial"/>
          <w:rtl/>
        </w:rPr>
        <w:t>על מנת להבין כיצד מנגנון זה מתפקד יש להכיר מספר מושגים חדשים:</w:t>
      </w:r>
    </w:p>
    <w:p w14:paraId="68CD23AA" w14:textId="77777777" w:rsidR="00AB577F" w:rsidRPr="00AB577F" w:rsidRDefault="00AB577F" w:rsidP="00AB577F">
      <w:pPr>
        <w:rPr>
          <w:b/>
          <w:bCs/>
          <w:sz w:val="28"/>
          <w:szCs w:val="28"/>
          <w:rtl/>
        </w:rPr>
      </w:pPr>
      <w:r w:rsidRPr="00AB577F">
        <w:rPr>
          <w:rFonts w:cs="Arial"/>
          <w:b/>
          <w:bCs/>
          <w:sz w:val="28"/>
          <w:szCs w:val="28"/>
          <w:rtl/>
        </w:rPr>
        <w:t xml:space="preserve">אירועים – </w:t>
      </w:r>
      <w:r w:rsidRPr="00AB577F">
        <w:rPr>
          <w:b/>
          <w:bCs/>
          <w:sz w:val="28"/>
          <w:szCs w:val="28"/>
        </w:rPr>
        <w:t>Events</w:t>
      </w:r>
      <w:r w:rsidRPr="00AB577F">
        <w:rPr>
          <w:rFonts w:cs="Arial"/>
          <w:b/>
          <w:bCs/>
          <w:sz w:val="28"/>
          <w:szCs w:val="28"/>
          <w:rtl/>
        </w:rPr>
        <w:t xml:space="preserve"> </w:t>
      </w:r>
    </w:p>
    <w:p w14:paraId="20DE20A1" w14:textId="77777777" w:rsidR="00AB577F" w:rsidRDefault="00AB577F" w:rsidP="00AB577F">
      <w:pPr>
        <w:rPr>
          <w:rtl/>
        </w:rPr>
      </w:pPr>
      <w:r>
        <w:rPr>
          <w:rFonts w:cs="Arial"/>
          <w:rtl/>
        </w:rPr>
        <w:t xml:space="preserve">פעילויות המתרחשות בתוכנית או המיועדות לתוכנית. הפעילויות הללו יכולות להיות ביוזמת מערכת ההפעלה או המשתמש. </w:t>
      </w:r>
    </w:p>
    <w:p w14:paraId="04967B3C" w14:textId="77777777" w:rsidR="00AB577F" w:rsidRDefault="00AB577F" w:rsidP="00AB577F">
      <w:pPr>
        <w:rPr>
          <w:rtl/>
        </w:rPr>
      </w:pPr>
      <w:r>
        <w:rPr>
          <w:rFonts w:cs="Arial"/>
          <w:rtl/>
        </w:rPr>
        <w:t xml:space="preserve">האירועים אשר מערכת ההפעלה יכולה ליזום הם טעינת חלון לזיכרון, הצגת חלון, רענון חלון, סגירת חלון, הזזת חלון, שינוי גודל החלון וכו'. </w:t>
      </w:r>
    </w:p>
    <w:p w14:paraId="1C026FDC" w14:textId="77777777" w:rsidR="00AB577F" w:rsidRDefault="00AB577F" w:rsidP="00AB577F">
      <w:pPr>
        <w:rPr>
          <w:rtl/>
        </w:rPr>
      </w:pPr>
      <w:r>
        <w:rPr>
          <w:rFonts w:cs="Arial"/>
          <w:rtl/>
        </w:rPr>
        <w:t xml:space="preserve">אירועי משתמש יכולים להיות אירועי מקלדת שונים, אירועי עכבר וכו'. </w:t>
      </w:r>
    </w:p>
    <w:p w14:paraId="248A1434" w14:textId="77777777" w:rsidR="00AB577F" w:rsidRDefault="00AB577F" w:rsidP="00AB577F">
      <w:pPr>
        <w:rPr>
          <w:rtl/>
        </w:rPr>
      </w:pPr>
      <w:r>
        <w:rPr>
          <w:rFonts w:cs="Arial"/>
          <w:rtl/>
        </w:rPr>
        <w:t>התוכנית תקבל הודעה (</w:t>
      </w:r>
      <w:r>
        <w:t>Message</w:t>
      </w:r>
      <w:r>
        <w:rPr>
          <w:rFonts w:cs="Arial"/>
          <w:rtl/>
        </w:rPr>
        <w:t>) על התרחשות אירוע זה או אחר ותפעל בהתאם.</w:t>
      </w:r>
    </w:p>
    <w:p w14:paraId="3870DF3E" w14:textId="60FDA2A3" w:rsidR="00AB577F" w:rsidRDefault="00AB577F" w:rsidP="00131993">
      <w:pPr>
        <w:rPr>
          <w:rtl/>
        </w:rPr>
      </w:pPr>
      <w:r>
        <w:rPr>
          <w:rFonts w:cs="Arial"/>
          <w:rtl/>
        </w:rPr>
        <w:t xml:space="preserve">     התוכנית אינה חייבת לטפל בכל האירועים המוזרמים אליה ממערכת ההפעלה.</w:t>
      </w:r>
      <w:r w:rsidR="00997192" w:rsidDel="00997192">
        <w:rPr>
          <w:rtl/>
        </w:rPr>
        <w:t xml:space="preserve"> </w:t>
      </w:r>
    </w:p>
    <w:p w14:paraId="5D311827" w14:textId="39B3121C" w:rsidR="00AB577F" w:rsidRDefault="00350B68" w:rsidP="00194C8E">
      <w:pPr>
        <w:rPr>
          <w:rtl/>
        </w:rPr>
      </w:pPr>
      <w:r>
        <w:rPr>
          <w:rFonts w:hint="cs"/>
          <w:rtl/>
        </w:rPr>
        <w:t xml:space="preserve"> </w:t>
      </w:r>
    </w:p>
    <w:p w14:paraId="25CA7CE9" w14:textId="40045C83" w:rsidR="000D6AE3" w:rsidRDefault="000D6AE3" w:rsidP="00194C8E">
      <w:pPr>
        <w:rPr>
          <w:rtl/>
        </w:rPr>
      </w:pPr>
    </w:p>
    <w:p w14:paraId="025DD680" w14:textId="13C85C67" w:rsidR="000D6AE3" w:rsidRPr="002A280D" w:rsidRDefault="000D6AE3" w:rsidP="00194C8E">
      <w:pPr>
        <w:rPr>
          <w:rFonts w:cs="Arial"/>
          <w:b/>
          <w:bCs/>
          <w:sz w:val="44"/>
          <w:szCs w:val="44"/>
          <w:rtl/>
        </w:rPr>
      </w:pPr>
      <w:r w:rsidRPr="002A280D">
        <w:rPr>
          <w:rFonts w:cs="Arial" w:hint="cs"/>
          <w:b/>
          <w:bCs/>
          <w:sz w:val="44"/>
          <w:szCs w:val="44"/>
          <w:rtl/>
        </w:rPr>
        <w:t>שפת</w:t>
      </w:r>
      <w:r w:rsidRPr="002A280D">
        <w:rPr>
          <w:rFonts w:cs="Arial"/>
          <w:b/>
          <w:bCs/>
          <w:sz w:val="44"/>
          <w:szCs w:val="44"/>
          <w:rtl/>
        </w:rPr>
        <w:t xml:space="preserve"> </w:t>
      </w:r>
      <w:r w:rsidRPr="002A280D">
        <w:rPr>
          <w:rFonts w:cs="Arial"/>
          <w:b/>
          <w:bCs/>
          <w:sz w:val="44"/>
          <w:szCs w:val="44"/>
        </w:rPr>
        <w:t>C#</w:t>
      </w:r>
    </w:p>
    <w:p w14:paraId="088D8D53" w14:textId="6944D4D9" w:rsidR="000D6AE3" w:rsidRDefault="002A280D" w:rsidP="002A280D">
      <w:pPr>
        <w:rPr>
          <w:rtl/>
        </w:rPr>
      </w:pPr>
      <w:r>
        <w:rPr>
          <w:rFonts w:hint="cs"/>
          <w:rtl/>
        </w:rPr>
        <w:t xml:space="preserve">לרשותכם מצורף המאמר "יסודות שפת </w:t>
      </w:r>
      <w:r>
        <w:t>C#</w:t>
      </w:r>
      <w:r>
        <w:rPr>
          <w:rFonts w:hint="cs"/>
          <w:rtl/>
        </w:rPr>
        <w:t>". תוכלו לעבור עליו עכשיו, או להשתמש בו כאשר תצטרכו אותו.</w:t>
      </w:r>
    </w:p>
    <w:p w14:paraId="5C83ADD3" w14:textId="6139C5A1" w:rsidR="00FA7659" w:rsidRDefault="00FA7659" w:rsidP="00194C8E">
      <w:pPr>
        <w:rPr>
          <w:rtl/>
        </w:rPr>
      </w:pPr>
    </w:p>
    <w:p w14:paraId="10BA5DA6" w14:textId="1E105AF4" w:rsidR="00FA7659" w:rsidRPr="00FB2669" w:rsidRDefault="00586029" w:rsidP="005C6B07">
      <w:pPr>
        <w:rPr>
          <w:rFonts w:cs="Arial"/>
          <w:b/>
          <w:bCs/>
          <w:sz w:val="44"/>
          <w:szCs w:val="44"/>
          <w:rtl/>
        </w:rPr>
      </w:pPr>
      <w:r w:rsidRPr="00350B68">
        <w:rPr>
          <w:rFonts w:cs="Arial"/>
          <w:b/>
          <w:bCs/>
          <w:sz w:val="44"/>
          <w:szCs w:val="44"/>
        </w:rPr>
        <w:t>WPF</w:t>
      </w:r>
      <w:r w:rsidRPr="00350B68">
        <w:rPr>
          <w:rFonts w:cs="Arial"/>
          <w:b/>
          <w:bCs/>
          <w:sz w:val="44"/>
          <w:szCs w:val="44"/>
          <w:rtl/>
        </w:rPr>
        <w:t xml:space="preserve"> – </w:t>
      </w:r>
      <w:r w:rsidR="005C6B07">
        <w:rPr>
          <w:rFonts w:cs="Arial" w:hint="cs"/>
          <w:b/>
          <w:bCs/>
          <w:sz w:val="44"/>
          <w:szCs w:val="44"/>
          <w:rtl/>
        </w:rPr>
        <w:t>אפליקציית ימי הולדת</w:t>
      </w:r>
      <w:r w:rsidR="00350B68">
        <w:rPr>
          <w:rFonts w:cs="Arial" w:hint="cs"/>
          <w:b/>
          <w:bCs/>
          <w:sz w:val="44"/>
          <w:szCs w:val="44"/>
          <w:rtl/>
        </w:rPr>
        <w:t xml:space="preserve"> - תכנית עבודה</w:t>
      </w:r>
    </w:p>
    <w:p w14:paraId="45ECCC86" w14:textId="152FB13D" w:rsidR="00350B68" w:rsidRDefault="00586029" w:rsidP="00194C8E">
      <w:r>
        <w:rPr>
          <w:rFonts w:hint="cs"/>
          <w:rtl/>
        </w:rPr>
        <w:t xml:space="preserve"> </w:t>
      </w:r>
    </w:p>
    <w:p w14:paraId="425511C9" w14:textId="3A42DB32" w:rsidR="00227CE7" w:rsidRDefault="00350B68" w:rsidP="002A280D">
      <w:pPr>
        <w:rPr>
          <w:rtl/>
        </w:rPr>
      </w:pPr>
      <w:r>
        <w:rPr>
          <w:rFonts w:hint="cs"/>
          <w:rtl/>
        </w:rPr>
        <w:t xml:space="preserve">על מנת ללמוד תכנות </w:t>
      </w:r>
      <w:r w:rsidR="00FB2669">
        <w:rPr>
          <w:rFonts w:hint="cs"/>
        </w:rPr>
        <w:t>GUI</w:t>
      </w:r>
      <w:r w:rsidR="00FB2669">
        <w:rPr>
          <w:rFonts w:hint="cs"/>
          <w:rtl/>
        </w:rPr>
        <w:t xml:space="preserve"> לחלונות בעזרת </w:t>
      </w:r>
      <w:r w:rsidR="00FB2669">
        <w:t>WPF</w:t>
      </w:r>
      <w:r w:rsidR="00FB2669">
        <w:rPr>
          <w:rFonts w:hint="cs"/>
          <w:rtl/>
        </w:rPr>
        <w:t xml:space="preserve"> תממשו </w:t>
      </w:r>
      <w:r w:rsidR="00FB2669" w:rsidRPr="002A280D">
        <w:rPr>
          <w:rFonts w:hint="cs"/>
          <w:b/>
          <w:bCs/>
          <w:rtl/>
        </w:rPr>
        <w:t>אפליקציה לשמירת ימי הול</w:t>
      </w:r>
      <w:r w:rsidR="002A280D">
        <w:rPr>
          <w:rFonts w:hint="cs"/>
          <w:b/>
          <w:bCs/>
          <w:rtl/>
        </w:rPr>
        <w:t>ד</w:t>
      </w:r>
      <w:r w:rsidR="00FB2669" w:rsidRPr="002A280D">
        <w:rPr>
          <w:rFonts w:hint="cs"/>
          <w:b/>
          <w:bCs/>
          <w:rtl/>
        </w:rPr>
        <w:t>ת של חבריכם</w:t>
      </w:r>
      <w:r w:rsidR="002A280D">
        <w:rPr>
          <w:rFonts w:hint="cs"/>
          <w:b/>
          <w:bCs/>
          <w:rtl/>
        </w:rPr>
        <w:t xml:space="preserve"> בלוח שנה</w:t>
      </w:r>
      <w:r w:rsidR="000D6AE3">
        <w:rPr>
          <w:rFonts w:hint="cs"/>
          <w:rtl/>
        </w:rPr>
        <w:t>.</w:t>
      </w:r>
    </w:p>
    <w:p w14:paraId="1DB6ED00" w14:textId="1C97584B" w:rsidR="000D6AE3" w:rsidRDefault="000D6AE3" w:rsidP="002A280D">
      <w:pPr>
        <w:rPr>
          <w:rtl/>
        </w:rPr>
      </w:pPr>
      <w:r>
        <w:rPr>
          <w:rFonts w:hint="cs"/>
          <w:rtl/>
        </w:rPr>
        <w:t>באמצעות האפליקציה תוכלו ל</w:t>
      </w:r>
      <w:r w:rsidR="002A280D">
        <w:rPr>
          <w:rFonts w:hint="cs"/>
          <w:rtl/>
        </w:rPr>
        <w:t xml:space="preserve">הזין שם של חבר ואת תאריך הולדתו. כשאר תבחרו תאריך מסויים </w:t>
      </w:r>
      <w:r>
        <w:rPr>
          <w:rFonts w:hint="cs"/>
          <w:rtl/>
        </w:rPr>
        <w:t>תוכלו לראות מי מחבריכם חוגג יום הולדת.</w:t>
      </w:r>
    </w:p>
    <w:p w14:paraId="474B9F3E" w14:textId="144276E4" w:rsidR="00227CE7" w:rsidRDefault="00227CE7" w:rsidP="00194C8E">
      <w:pPr>
        <w:rPr>
          <w:rtl/>
        </w:rPr>
      </w:pPr>
      <w:r>
        <w:rPr>
          <w:rFonts w:hint="cs"/>
          <w:rtl/>
        </w:rPr>
        <w:t>האפליקציה תכיל שתי חלונות בלבד:</w:t>
      </w:r>
    </w:p>
    <w:p w14:paraId="53363024" w14:textId="77777777" w:rsidR="00227CE7" w:rsidRPr="00871534" w:rsidRDefault="00227CE7" w:rsidP="00350B68">
      <w:pPr>
        <w:pStyle w:val="ListParagraph"/>
        <w:numPr>
          <w:ilvl w:val="0"/>
          <w:numId w:val="15"/>
        </w:numPr>
        <w:rPr>
          <w:b/>
          <w:bCs/>
          <w:rtl/>
        </w:rPr>
      </w:pPr>
      <w:r w:rsidRPr="00871534">
        <w:rPr>
          <w:rFonts w:hint="eastAsia"/>
          <w:b/>
          <w:bCs/>
          <w:rtl/>
        </w:rPr>
        <w:t>חלון</w:t>
      </w:r>
      <w:r w:rsidRPr="00871534">
        <w:rPr>
          <w:b/>
          <w:bCs/>
          <w:rtl/>
        </w:rPr>
        <w:t xml:space="preserve"> </w:t>
      </w:r>
      <w:r w:rsidRPr="00871534">
        <w:rPr>
          <w:rFonts w:hint="eastAsia"/>
          <w:b/>
          <w:bCs/>
          <w:rtl/>
        </w:rPr>
        <w:t>התחברות</w:t>
      </w:r>
      <w:r w:rsidRPr="00871534">
        <w:rPr>
          <w:b/>
          <w:bCs/>
          <w:rtl/>
        </w:rPr>
        <w:t>:</w:t>
      </w:r>
    </w:p>
    <w:p w14:paraId="60E1B150" w14:textId="77777777" w:rsidR="00227CE7" w:rsidRDefault="00227CE7" w:rsidP="00227CE7">
      <w:pPr>
        <w:pStyle w:val="ListParagraph"/>
        <w:ind w:left="360"/>
        <w:jc w:val="center"/>
        <w:rPr>
          <w:rtl/>
        </w:rPr>
      </w:pPr>
      <w:r>
        <w:rPr>
          <w:noProof/>
        </w:rPr>
        <w:drawing>
          <wp:inline distT="0" distB="0" distL="0" distR="0" wp14:anchorId="06AB1224" wp14:editId="6BE3A938">
            <wp:extent cx="2723809" cy="1485714"/>
            <wp:effectExtent l="0" t="0" r="63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23809" cy="1485714"/>
                    </a:xfrm>
                    <a:prstGeom prst="rect">
                      <a:avLst/>
                    </a:prstGeom>
                  </pic:spPr>
                </pic:pic>
              </a:graphicData>
            </a:graphic>
          </wp:inline>
        </w:drawing>
      </w:r>
    </w:p>
    <w:p w14:paraId="4D5C3AE7" w14:textId="77777777" w:rsidR="00227CE7" w:rsidRDefault="00227CE7" w:rsidP="00227CE7">
      <w:pPr>
        <w:pStyle w:val="ListParagraph"/>
        <w:ind w:left="360"/>
        <w:rPr>
          <w:rtl/>
        </w:rPr>
      </w:pPr>
    </w:p>
    <w:p w14:paraId="664C9EE2" w14:textId="77777777" w:rsidR="00227CE7" w:rsidRPr="00871534" w:rsidRDefault="00227CE7" w:rsidP="00350B68">
      <w:pPr>
        <w:pStyle w:val="ListParagraph"/>
        <w:numPr>
          <w:ilvl w:val="0"/>
          <w:numId w:val="15"/>
        </w:numPr>
        <w:rPr>
          <w:b/>
          <w:bCs/>
          <w:rtl/>
        </w:rPr>
      </w:pPr>
      <w:r w:rsidRPr="00871534">
        <w:rPr>
          <w:rFonts w:hint="eastAsia"/>
          <w:b/>
          <w:bCs/>
          <w:rtl/>
        </w:rPr>
        <w:t>חלון</w:t>
      </w:r>
      <w:r w:rsidRPr="00871534">
        <w:rPr>
          <w:b/>
          <w:bCs/>
          <w:rtl/>
        </w:rPr>
        <w:t xml:space="preserve"> </w:t>
      </w:r>
      <w:r w:rsidRPr="00871534">
        <w:rPr>
          <w:rFonts w:hint="eastAsia"/>
          <w:b/>
          <w:bCs/>
          <w:rtl/>
        </w:rPr>
        <w:t>ראשי</w:t>
      </w:r>
      <w:r w:rsidRPr="00871534">
        <w:rPr>
          <w:b/>
          <w:bCs/>
          <w:rtl/>
        </w:rPr>
        <w:t>:</w:t>
      </w:r>
    </w:p>
    <w:p w14:paraId="247844AE" w14:textId="77777777" w:rsidR="00227CE7" w:rsidRDefault="00227CE7" w:rsidP="00227CE7">
      <w:pPr>
        <w:pStyle w:val="ListParagraph"/>
        <w:ind w:left="360"/>
        <w:jc w:val="center"/>
        <w:rPr>
          <w:rtl/>
        </w:rPr>
      </w:pPr>
    </w:p>
    <w:p w14:paraId="34EF955D" w14:textId="77777777" w:rsidR="00227CE7" w:rsidRDefault="00227CE7" w:rsidP="00227CE7">
      <w:pPr>
        <w:pStyle w:val="ListParagraph"/>
        <w:ind w:left="360"/>
        <w:jc w:val="center"/>
        <w:rPr>
          <w:rtl/>
        </w:rPr>
      </w:pPr>
      <w:r>
        <w:rPr>
          <w:noProof/>
        </w:rPr>
        <w:drawing>
          <wp:inline distT="0" distB="0" distL="0" distR="0" wp14:anchorId="17DFC7C0" wp14:editId="7EFED4B5">
            <wp:extent cx="4266667" cy="2371429"/>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66667" cy="2371429"/>
                    </a:xfrm>
                    <a:prstGeom prst="rect">
                      <a:avLst/>
                    </a:prstGeom>
                  </pic:spPr>
                </pic:pic>
              </a:graphicData>
            </a:graphic>
          </wp:inline>
        </w:drawing>
      </w:r>
    </w:p>
    <w:p w14:paraId="03FE33A7" w14:textId="77777777" w:rsidR="005C2166" w:rsidRDefault="00227CE7" w:rsidP="006E5059">
      <w:pPr>
        <w:pStyle w:val="ListParagraph"/>
        <w:ind w:left="0"/>
      </w:pPr>
      <w:r>
        <w:rPr>
          <w:rFonts w:hint="cs"/>
          <w:rtl/>
        </w:rPr>
        <w:t>בצד ימין של החלון ניתן לבחור תאריך והמערכת תציג מי חוגג יום הולדת בתאריך הנבחר, צד שמאל של החלון נועד להוסיף תאריכי ימי הולדת נוספים.</w:t>
      </w:r>
    </w:p>
    <w:p w14:paraId="6641D591" w14:textId="240DB0FE" w:rsidR="00227CE7" w:rsidRPr="006E5059" w:rsidRDefault="005C2166" w:rsidP="006E5059">
      <w:pPr>
        <w:rPr>
          <w:u w:val="single"/>
        </w:rPr>
      </w:pPr>
      <w:r w:rsidRPr="006E5059">
        <w:rPr>
          <w:rFonts w:hint="cs"/>
          <w:u w:val="single"/>
          <w:rtl/>
        </w:rPr>
        <w:t>לכל</w:t>
      </w:r>
      <w:r w:rsidRPr="006E5059">
        <w:rPr>
          <w:u w:val="single"/>
          <w:rtl/>
        </w:rPr>
        <w:t xml:space="preserve"> </w:t>
      </w:r>
      <w:r w:rsidRPr="006E5059">
        <w:rPr>
          <w:rFonts w:hint="cs"/>
          <w:u w:val="single"/>
          <w:rtl/>
        </w:rPr>
        <w:t>משתמש</w:t>
      </w:r>
      <w:r w:rsidRPr="006E5059">
        <w:rPr>
          <w:u w:val="single"/>
          <w:rtl/>
        </w:rPr>
        <w:t xml:space="preserve"> </w:t>
      </w:r>
      <w:r w:rsidRPr="006E5059">
        <w:rPr>
          <w:rFonts w:hint="cs"/>
          <w:u w:val="single"/>
          <w:rtl/>
        </w:rPr>
        <w:t>רשימת</w:t>
      </w:r>
      <w:r w:rsidRPr="006E5059">
        <w:rPr>
          <w:u w:val="single"/>
          <w:rtl/>
        </w:rPr>
        <w:t xml:space="preserve"> </w:t>
      </w:r>
      <w:r w:rsidRPr="006E5059">
        <w:rPr>
          <w:rFonts w:hint="cs"/>
          <w:u w:val="single"/>
          <w:rtl/>
        </w:rPr>
        <w:t>ימי</w:t>
      </w:r>
      <w:r w:rsidRPr="006E5059">
        <w:rPr>
          <w:u w:val="single"/>
          <w:rtl/>
        </w:rPr>
        <w:t xml:space="preserve"> </w:t>
      </w:r>
      <w:r w:rsidRPr="006E5059">
        <w:rPr>
          <w:rFonts w:hint="cs"/>
          <w:u w:val="single"/>
          <w:rtl/>
        </w:rPr>
        <w:t>הולדת</w:t>
      </w:r>
      <w:r w:rsidRPr="006E5059">
        <w:rPr>
          <w:u w:val="single"/>
          <w:rtl/>
        </w:rPr>
        <w:t xml:space="preserve"> </w:t>
      </w:r>
      <w:r w:rsidRPr="006E5059">
        <w:rPr>
          <w:rFonts w:hint="cs"/>
          <w:u w:val="single"/>
          <w:rtl/>
        </w:rPr>
        <w:t>חברים</w:t>
      </w:r>
      <w:r w:rsidRPr="006E5059">
        <w:rPr>
          <w:u w:val="single"/>
          <w:rtl/>
        </w:rPr>
        <w:t xml:space="preserve"> </w:t>
      </w:r>
      <w:r w:rsidRPr="006E5059">
        <w:rPr>
          <w:rFonts w:hint="cs"/>
          <w:u w:val="single"/>
          <w:rtl/>
        </w:rPr>
        <w:t>נפרדת</w:t>
      </w:r>
      <w:r w:rsidR="00005A34">
        <w:rPr>
          <w:rFonts w:hint="cs"/>
          <w:u w:val="single"/>
          <w:rtl/>
        </w:rPr>
        <w:t xml:space="preserve"> בקובץ </w:t>
      </w:r>
      <w:r w:rsidR="00005A34">
        <w:rPr>
          <w:rFonts w:hint="cs"/>
          <w:u w:val="single"/>
        </w:rPr>
        <w:t>TXT</w:t>
      </w:r>
      <w:r w:rsidR="00005A34">
        <w:rPr>
          <w:rFonts w:hint="cs"/>
          <w:u w:val="single"/>
          <w:rtl/>
        </w:rPr>
        <w:t xml:space="preserve"> שנושא את שם המשתמש</w:t>
      </w:r>
      <w:r w:rsidRPr="006E5059">
        <w:rPr>
          <w:u w:val="single"/>
          <w:rtl/>
        </w:rPr>
        <w:t>.</w:t>
      </w:r>
    </w:p>
    <w:p w14:paraId="54035F63" w14:textId="0A6D4B6E" w:rsidR="0075216B" w:rsidRDefault="00227CE7" w:rsidP="00227CE7">
      <w:r>
        <w:rPr>
          <w:rFonts w:hint="cs"/>
          <w:rtl/>
        </w:rPr>
        <w:lastRenderedPageBreak/>
        <w:t xml:space="preserve"> </w:t>
      </w:r>
    </w:p>
    <w:p w14:paraId="4FCFA3D9" w14:textId="58033E98" w:rsidR="00DC7734" w:rsidRPr="00DC7734" w:rsidRDefault="00DC7734" w:rsidP="00227CE7">
      <w:pPr>
        <w:rPr>
          <w:rtl/>
        </w:rPr>
      </w:pPr>
      <w:r>
        <w:t xml:space="preserve"> </w:t>
      </w:r>
      <w:r>
        <w:rPr>
          <w:rFonts w:hint="cs"/>
          <w:rtl/>
        </w:rPr>
        <w:t xml:space="preserve">כאמור, כדי לממש את האפליקציה תשתמשו בטכנולוגיית </w:t>
      </w:r>
      <w:r>
        <w:t>WPF</w:t>
      </w:r>
      <w:r>
        <w:rPr>
          <w:rFonts w:hint="cs"/>
          <w:rtl/>
        </w:rPr>
        <w:t xml:space="preserve"> שתוכלו לקרוא עליה באופן כללי כאן:</w:t>
      </w:r>
    </w:p>
    <w:p w14:paraId="5F955D26" w14:textId="77777777" w:rsidR="004D6E30" w:rsidRDefault="003B7370" w:rsidP="002A280D">
      <w:pPr>
        <w:rPr>
          <w:rtl/>
        </w:rPr>
      </w:pPr>
      <w:hyperlink r:id="rId18" w:history="1">
        <w:r w:rsidR="004D6E30" w:rsidRPr="000D181B">
          <w:rPr>
            <w:rStyle w:val="Hyperlink"/>
            <w:rFonts w:hint="cs"/>
            <w:rtl/>
          </w:rPr>
          <w:t xml:space="preserve">מה זה </w:t>
        </w:r>
        <w:r w:rsidR="004D6E30" w:rsidRPr="000D181B">
          <w:rPr>
            <w:rStyle w:val="Hyperlink"/>
            <w:rFonts w:hint="cs"/>
          </w:rPr>
          <w:t>WPF</w:t>
        </w:r>
        <w:r w:rsidR="004D6E30" w:rsidRPr="000D181B">
          <w:rPr>
            <w:rStyle w:val="Hyperlink"/>
            <w:rFonts w:hint="cs"/>
            <w:rtl/>
          </w:rPr>
          <w:t>?</w:t>
        </w:r>
      </w:hyperlink>
    </w:p>
    <w:p w14:paraId="1D0D5FBC" w14:textId="18D34B51" w:rsidR="00227CE7" w:rsidRDefault="00DC7734" w:rsidP="00DC7734">
      <w:pPr>
        <w:rPr>
          <w:rtl/>
        </w:rPr>
      </w:pPr>
      <w:r>
        <w:rPr>
          <w:rFonts w:hint="cs"/>
          <w:rtl/>
        </w:rPr>
        <w:t xml:space="preserve">כעת, תפתחו פרויקט </w:t>
      </w:r>
      <w:r>
        <w:t>WPF</w:t>
      </w:r>
      <w:r>
        <w:rPr>
          <w:rFonts w:hint="cs"/>
          <w:rtl/>
        </w:rPr>
        <w:t xml:space="preserve"> חדש, ותלמדו על איך מפתחים בעזרת הטכנולוגיה בפועל.</w:t>
      </w:r>
    </w:p>
    <w:p w14:paraId="5AA617C7" w14:textId="44CFEB94" w:rsidR="00227CE7" w:rsidRDefault="00227CE7" w:rsidP="00227CE7">
      <w:pPr>
        <w:rPr>
          <w:rtl/>
        </w:rPr>
      </w:pPr>
    </w:p>
    <w:p w14:paraId="747E12BC" w14:textId="4D1F12C7" w:rsidR="00FB2669" w:rsidRDefault="00FB2669" w:rsidP="00227CE7">
      <w:pPr>
        <w:rPr>
          <w:rtl/>
        </w:rPr>
      </w:pPr>
      <w:r>
        <w:rPr>
          <w:rFonts w:hint="cs"/>
          <w:rtl/>
        </w:rPr>
        <w:t xml:space="preserve"> </w:t>
      </w:r>
    </w:p>
    <w:p w14:paraId="41A4D242" w14:textId="77777777" w:rsidR="00227CE7" w:rsidRPr="00702F52" w:rsidRDefault="00227CE7" w:rsidP="00227CE7">
      <w:pPr>
        <w:rPr>
          <w:rFonts w:cs="Arial"/>
          <w:b/>
          <w:bCs/>
          <w:sz w:val="44"/>
          <w:szCs w:val="44"/>
          <w:rtl/>
        </w:rPr>
      </w:pPr>
      <w:r w:rsidRPr="00702F52">
        <w:rPr>
          <w:rFonts w:cs="Arial" w:hint="cs"/>
          <w:b/>
          <w:bCs/>
          <w:sz w:val="44"/>
          <w:szCs w:val="44"/>
          <w:rtl/>
        </w:rPr>
        <w:t xml:space="preserve">פתיחת פרויקט </w:t>
      </w:r>
      <w:r w:rsidRPr="00702F52">
        <w:rPr>
          <w:rFonts w:cs="Arial" w:hint="cs"/>
          <w:b/>
          <w:bCs/>
          <w:sz w:val="44"/>
          <w:szCs w:val="44"/>
        </w:rPr>
        <w:t>WPF</w:t>
      </w:r>
      <w:r w:rsidRPr="00702F52">
        <w:rPr>
          <w:rFonts w:cs="Arial" w:hint="cs"/>
          <w:b/>
          <w:bCs/>
          <w:sz w:val="44"/>
          <w:szCs w:val="44"/>
          <w:rtl/>
        </w:rPr>
        <w:t xml:space="preserve"> חדש</w:t>
      </w:r>
    </w:p>
    <w:p w14:paraId="6B22FEC0" w14:textId="77777777" w:rsidR="00227CE7" w:rsidRDefault="00227CE7" w:rsidP="00227CE7">
      <w:pPr>
        <w:rPr>
          <w:rtl/>
        </w:rPr>
      </w:pPr>
      <w:r>
        <w:rPr>
          <w:rFonts w:hint="cs"/>
          <w:rtl/>
        </w:rPr>
        <w:t xml:space="preserve">בחלונית </w:t>
      </w:r>
      <w:r>
        <w:t>New Project</w:t>
      </w:r>
      <w:r>
        <w:rPr>
          <w:rFonts w:hint="cs"/>
          <w:rtl/>
        </w:rPr>
        <w:t xml:space="preserve"> של </w:t>
      </w:r>
      <w:r>
        <w:t>Visual Sudio</w:t>
      </w:r>
      <w:r>
        <w:rPr>
          <w:rFonts w:hint="cs"/>
          <w:rtl/>
        </w:rPr>
        <w:t xml:space="preserve"> נבחר:</w:t>
      </w:r>
    </w:p>
    <w:p w14:paraId="3893F540" w14:textId="77777777" w:rsidR="00227CE7" w:rsidRDefault="00227CE7" w:rsidP="00227CE7">
      <w:pPr>
        <w:bidi w:val="0"/>
      </w:pPr>
      <w:r>
        <w:t>Visual C# -&gt; Windows -&gt; WPF Aplication</w:t>
      </w:r>
    </w:p>
    <w:p w14:paraId="1F346880" w14:textId="77777777" w:rsidR="00227CE7" w:rsidRDefault="00227CE7" w:rsidP="00227CE7">
      <w:pPr>
        <w:bidi w:val="0"/>
        <w:jc w:val="center"/>
        <w:rPr>
          <w:rtl/>
        </w:rPr>
      </w:pPr>
      <w:r>
        <w:rPr>
          <w:noProof/>
        </w:rPr>
        <w:drawing>
          <wp:inline distT="0" distB="0" distL="0" distR="0" wp14:anchorId="7D3129ED" wp14:editId="62225418">
            <wp:extent cx="5394180" cy="37433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34033" cy="3770981"/>
                    </a:xfrm>
                    <a:prstGeom prst="rect">
                      <a:avLst/>
                    </a:prstGeom>
                  </pic:spPr>
                </pic:pic>
              </a:graphicData>
            </a:graphic>
          </wp:inline>
        </w:drawing>
      </w:r>
    </w:p>
    <w:p w14:paraId="3899BE95" w14:textId="3512A9B6" w:rsidR="00227CE7" w:rsidRDefault="00227CE7" w:rsidP="00227CE7">
      <w:pPr>
        <w:rPr>
          <w:rFonts w:cs="Arial"/>
          <w:b/>
          <w:bCs/>
          <w:sz w:val="44"/>
          <w:szCs w:val="44"/>
          <w:rtl/>
        </w:rPr>
      </w:pPr>
    </w:p>
    <w:p w14:paraId="28057EE4" w14:textId="1F9BD48C" w:rsidR="00005A34" w:rsidRDefault="00005A34" w:rsidP="00227CE7">
      <w:pPr>
        <w:rPr>
          <w:rFonts w:cs="Arial"/>
          <w:b/>
          <w:bCs/>
          <w:sz w:val="44"/>
          <w:szCs w:val="44"/>
          <w:rtl/>
        </w:rPr>
      </w:pPr>
    </w:p>
    <w:p w14:paraId="3835CAB0" w14:textId="4FC29F83" w:rsidR="00005A34" w:rsidRDefault="00005A34" w:rsidP="00227CE7">
      <w:pPr>
        <w:rPr>
          <w:rFonts w:cs="Arial"/>
          <w:b/>
          <w:bCs/>
          <w:sz w:val="44"/>
          <w:szCs w:val="44"/>
          <w:rtl/>
        </w:rPr>
      </w:pPr>
    </w:p>
    <w:p w14:paraId="786E4146" w14:textId="1681E51D" w:rsidR="00005A34" w:rsidRDefault="00005A34" w:rsidP="00227CE7">
      <w:pPr>
        <w:rPr>
          <w:rFonts w:cs="Arial"/>
          <w:b/>
          <w:bCs/>
          <w:sz w:val="44"/>
          <w:szCs w:val="44"/>
          <w:rtl/>
        </w:rPr>
      </w:pPr>
    </w:p>
    <w:p w14:paraId="103F5704" w14:textId="77777777" w:rsidR="00005A34" w:rsidRDefault="00005A34" w:rsidP="00227CE7">
      <w:pPr>
        <w:rPr>
          <w:rFonts w:cs="Arial"/>
          <w:b/>
          <w:bCs/>
          <w:sz w:val="44"/>
          <w:szCs w:val="44"/>
          <w:rtl/>
        </w:rPr>
      </w:pPr>
    </w:p>
    <w:p w14:paraId="53597EE3" w14:textId="2E2D5BF7" w:rsidR="00FA7659" w:rsidRPr="00FB2669" w:rsidRDefault="00F42C76" w:rsidP="00194C8E">
      <w:pPr>
        <w:rPr>
          <w:rFonts w:cs="Arial"/>
          <w:b/>
          <w:bCs/>
          <w:sz w:val="28"/>
          <w:szCs w:val="28"/>
          <w:rtl/>
        </w:rPr>
      </w:pPr>
      <w:r>
        <w:rPr>
          <w:rFonts w:cs="Arial" w:hint="cs"/>
          <w:b/>
          <w:bCs/>
          <w:sz w:val="28"/>
          <w:szCs w:val="28"/>
          <w:rtl/>
        </w:rPr>
        <w:lastRenderedPageBreak/>
        <w:t>מ</w:t>
      </w:r>
      <w:r w:rsidR="008E428B" w:rsidRPr="00FB2669">
        <w:rPr>
          <w:rFonts w:cs="Arial" w:hint="cs"/>
          <w:b/>
          <w:bCs/>
          <w:sz w:val="28"/>
          <w:szCs w:val="28"/>
          <w:rtl/>
        </w:rPr>
        <w:t>בנה</w:t>
      </w:r>
      <w:r w:rsidR="008E428B" w:rsidRPr="00FB2669">
        <w:rPr>
          <w:rFonts w:cs="Arial"/>
          <w:b/>
          <w:bCs/>
          <w:sz w:val="28"/>
          <w:szCs w:val="28"/>
          <w:rtl/>
        </w:rPr>
        <w:t xml:space="preserve"> </w:t>
      </w:r>
      <w:r w:rsidR="008E428B" w:rsidRPr="00FB2669">
        <w:rPr>
          <w:rFonts w:cs="Arial" w:hint="cs"/>
          <w:b/>
          <w:bCs/>
          <w:sz w:val="28"/>
          <w:szCs w:val="28"/>
          <w:rtl/>
        </w:rPr>
        <w:t>הפרויקט</w:t>
      </w:r>
    </w:p>
    <w:p w14:paraId="0B5CD07F" w14:textId="42DDCC59" w:rsidR="00FA7659" w:rsidRDefault="008E428B" w:rsidP="00194C8E">
      <w:pPr>
        <w:rPr>
          <w:rFonts w:cs="Arial"/>
          <w:b/>
          <w:bCs/>
          <w:sz w:val="44"/>
          <w:szCs w:val="44"/>
          <w:rtl/>
        </w:rPr>
      </w:pPr>
      <w:r>
        <w:rPr>
          <w:noProof/>
        </w:rPr>
        <w:drawing>
          <wp:inline distT="0" distB="0" distL="0" distR="0" wp14:anchorId="0F35A54C" wp14:editId="18131739">
            <wp:extent cx="3352381" cy="2828571"/>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52381" cy="2828571"/>
                    </a:xfrm>
                    <a:prstGeom prst="rect">
                      <a:avLst/>
                    </a:prstGeom>
                  </pic:spPr>
                </pic:pic>
              </a:graphicData>
            </a:graphic>
          </wp:inline>
        </w:drawing>
      </w:r>
    </w:p>
    <w:p w14:paraId="61AF7763" w14:textId="4AF9FFD8" w:rsidR="008E428B" w:rsidRDefault="008E428B" w:rsidP="00DC7734">
      <w:pPr>
        <w:rPr>
          <w:rFonts w:cs="Arial"/>
          <w:rtl/>
        </w:rPr>
      </w:pPr>
      <w:r>
        <w:rPr>
          <w:rFonts w:cs="Arial" w:hint="cs"/>
          <w:rtl/>
        </w:rPr>
        <w:t xml:space="preserve">הקבצים </w:t>
      </w:r>
      <w:r w:rsidRPr="00FB2669">
        <w:rPr>
          <w:rFonts w:cs="Arial"/>
          <w:b/>
          <w:bCs/>
        </w:rPr>
        <w:t>App.xaml</w:t>
      </w:r>
      <w:r>
        <w:rPr>
          <w:rFonts w:cs="Arial" w:hint="cs"/>
          <w:rtl/>
        </w:rPr>
        <w:t xml:space="preserve"> ו- </w:t>
      </w:r>
      <w:r w:rsidRPr="00FB2669">
        <w:rPr>
          <w:rFonts w:cs="Arial"/>
          <w:b/>
          <w:bCs/>
        </w:rPr>
        <w:t>App.xaml.cs</w:t>
      </w:r>
      <w:r w:rsidRPr="00FB2669">
        <w:rPr>
          <w:rFonts w:cs="Arial"/>
          <w:b/>
          <w:bCs/>
          <w:rtl/>
        </w:rPr>
        <w:t xml:space="preserve"> </w:t>
      </w:r>
      <w:r>
        <w:rPr>
          <w:rFonts w:cs="Arial" w:hint="cs"/>
          <w:rtl/>
        </w:rPr>
        <w:t xml:space="preserve">הם קבצים ברמת האפליקציה, לדוגמה הם מגדירים </w:t>
      </w:r>
      <w:r w:rsidR="00DC7734">
        <w:rPr>
          <w:rFonts w:cs="Arial" w:hint="cs"/>
          <w:rtl/>
        </w:rPr>
        <w:t>מהו</w:t>
      </w:r>
      <w:r>
        <w:rPr>
          <w:rFonts w:cs="Arial" w:hint="cs"/>
          <w:rtl/>
        </w:rPr>
        <w:t xml:space="preserve"> החלון הראשי שיוצג כאשר האפליקציה מוצגת, ניתן לטפל בהם בפרמטרים נוספים ברמת האפליקצי</w:t>
      </w:r>
      <w:r w:rsidR="00F51828">
        <w:rPr>
          <w:rFonts w:cs="Arial" w:hint="cs"/>
          <w:rtl/>
        </w:rPr>
        <w:t>ה</w:t>
      </w:r>
      <w:r>
        <w:rPr>
          <w:rFonts w:cs="Arial" w:hint="cs"/>
          <w:rtl/>
        </w:rPr>
        <w:t xml:space="preserve"> כמו במשאבים (</w:t>
      </w:r>
      <w:r>
        <w:rPr>
          <w:rFonts w:cs="Arial"/>
        </w:rPr>
        <w:t>Resources</w:t>
      </w:r>
      <w:r>
        <w:rPr>
          <w:rFonts w:cs="Arial" w:hint="cs"/>
          <w:rtl/>
        </w:rPr>
        <w:t>), סגנונות עיצוביים וכדומה.</w:t>
      </w:r>
      <w:r>
        <w:rPr>
          <w:rFonts w:cs="Arial"/>
          <w:rtl/>
        </w:rPr>
        <w:br/>
      </w:r>
      <w:r>
        <w:rPr>
          <w:rFonts w:cs="Arial" w:hint="cs"/>
          <w:rtl/>
        </w:rPr>
        <w:t>בפרויקט טריויה לא נעשה שינויים בשני קבצים אלו.</w:t>
      </w:r>
    </w:p>
    <w:p w14:paraId="7127D52D" w14:textId="77777777" w:rsidR="00F14CD5" w:rsidRDefault="00F14CD5" w:rsidP="00F14CD5">
      <w:pPr>
        <w:rPr>
          <w:rtl/>
        </w:rPr>
      </w:pPr>
      <w:r>
        <w:rPr>
          <w:rFonts w:cs="Arial" w:hint="cs"/>
          <w:rtl/>
        </w:rPr>
        <w:t xml:space="preserve">הקבצים </w:t>
      </w:r>
      <w:r w:rsidRPr="00FB2669">
        <w:rPr>
          <w:rFonts w:cs="Arial"/>
          <w:b/>
          <w:bCs/>
        </w:rPr>
        <w:t>MainWindows.xaml</w:t>
      </w:r>
      <w:r w:rsidRPr="00FB2669">
        <w:rPr>
          <w:rFonts w:cs="Arial"/>
          <w:b/>
          <w:bCs/>
          <w:rtl/>
        </w:rPr>
        <w:t xml:space="preserve"> </w:t>
      </w:r>
      <w:r w:rsidRPr="00FB2669">
        <w:rPr>
          <w:rFonts w:cs="Arial" w:hint="cs"/>
          <w:b/>
          <w:bCs/>
          <w:rtl/>
        </w:rPr>
        <w:t>ו</w:t>
      </w:r>
      <w:r w:rsidRPr="00FB2669">
        <w:rPr>
          <w:rFonts w:cs="Arial"/>
          <w:b/>
          <w:bCs/>
          <w:rtl/>
        </w:rPr>
        <w:t>-</w:t>
      </w:r>
      <w:r w:rsidRPr="00FB2669">
        <w:rPr>
          <w:rFonts w:cs="Arial"/>
          <w:b/>
          <w:bCs/>
        </w:rPr>
        <w:t>MainWindow.xaml.cs</w:t>
      </w:r>
      <w:r>
        <w:rPr>
          <w:rFonts w:cs="Arial" w:hint="cs"/>
          <w:rtl/>
        </w:rPr>
        <w:t xml:space="preserve"> הם הקבצים של החלון הראשי,</w:t>
      </w:r>
    </w:p>
    <w:p w14:paraId="0ABB49CE" w14:textId="11407727" w:rsidR="00F14CD5" w:rsidRDefault="00F14CD5" w:rsidP="00F14CD5">
      <w:pPr>
        <w:rPr>
          <w:rtl/>
        </w:rPr>
      </w:pPr>
      <w:r>
        <w:rPr>
          <w:rFonts w:hint="cs"/>
          <w:rtl/>
        </w:rPr>
        <w:t xml:space="preserve">כל חלון ב- </w:t>
      </w:r>
      <w:r>
        <w:rPr>
          <w:rFonts w:hint="cs"/>
        </w:rPr>
        <w:t>WPF</w:t>
      </w:r>
      <w:r>
        <w:rPr>
          <w:rFonts w:hint="cs"/>
          <w:rtl/>
        </w:rPr>
        <w:t xml:space="preserve"> מחולק לשניים:</w:t>
      </w:r>
    </w:p>
    <w:p w14:paraId="4E0B1D88" w14:textId="77777777" w:rsidR="00F14CD5" w:rsidRDefault="00F14CD5" w:rsidP="00F14CD5">
      <w:pPr>
        <w:pStyle w:val="ListParagraph"/>
        <w:numPr>
          <w:ilvl w:val="0"/>
          <w:numId w:val="2"/>
        </w:numPr>
        <w:rPr>
          <w:rtl/>
        </w:rPr>
      </w:pPr>
      <w:r>
        <w:rPr>
          <w:rFonts w:hint="cs"/>
          <w:rtl/>
        </w:rPr>
        <w:t xml:space="preserve">העיצוב הגרפי מבוסס בפורמט </w:t>
      </w:r>
      <w:r>
        <w:rPr>
          <w:rFonts w:hint="cs"/>
        </w:rPr>
        <w:t>XML</w:t>
      </w:r>
      <w:r>
        <w:rPr>
          <w:rFonts w:hint="cs"/>
          <w:rtl/>
        </w:rPr>
        <w:t xml:space="preserve"> הנקרא </w:t>
      </w:r>
      <w:r>
        <w:rPr>
          <w:rFonts w:hint="cs"/>
        </w:rPr>
        <w:t>XAML</w:t>
      </w:r>
    </w:p>
    <w:p w14:paraId="1B78CA81" w14:textId="31E9904E" w:rsidR="00F14CD5" w:rsidRDefault="00F14CD5" w:rsidP="00F14CD5">
      <w:pPr>
        <w:pStyle w:val="ListParagraph"/>
        <w:numPr>
          <w:ilvl w:val="0"/>
          <w:numId w:val="2"/>
        </w:numPr>
        <w:rPr>
          <w:rtl/>
        </w:rPr>
      </w:pPr>
      <w:r>
        <w:t>Code Behind</w:t>
      </w:r>
      <w:r>
        <w:rPr>
          <w:rFonts w:hint="cs"/>
          <w:rtl/>
        </w:rPr>
        <w:t xml:space="preserve"> בו נטפל בא</w:t>
      </w:r>
      <w:r w:rsidR="00F42C76">
        <w:rPr>
          <w:rFonts w:hint="cs"/>
          <w:rtl/>
        </w:rPr>
        <w:t>י</w:t>
      </w:r>
      <w:r>
        <w:rPr>
          <w:rFonts w:hint="cs"/>
          <w:rtl/>
        </w:rPr>
        <w:t>רועי החלון</w:t>
      </w:r>
    </w:p>
    <w:p w14:paraId="4E534FA4" w14:textId="7F621462" w:rsidR="00FA7659" w:rsidRDefault="008E428B" w:rsidP="008E428B">
      <w:pPr>
        <w:rPr>
          <w:rFonts w:cs="Arial"/>
          <w:b/>
          <w:bCs/>
          <w:sz w:val="44"/>
          <w:szCs w:val="44"/>
          <w:rtl/>
        </w:rPr>
      </w:pPr>
      <w:r>
        <w:rPr>
          <w:rFonts w:cs="Arial" w:hint="cs"/>
          <w:rtl/>
        </w:rPr>
        <w:t>בראשון מוגדר העיצוב הגרפי  של החלון, בשני מוגדרים האירועים בהם נטפל.</w:t>
      </w:r>
    </w:p>
    <w:p w14:paraId="70B4F9A5" w14:textId="175A98BD" w:rsidR="00F42C76" w:rsidRDefault="00F42C76" w:rsidP="008E428B">
      <w:pPr>
        <w:rPr>
          <w:rFonts w:cs="Arial"/>
          <w:rtl/>
        </w:rPr>
      </w:pPr>
      <w:r w:rsidRPr="00FB2669">
        <w:rPr>
          <w:rFonts w:cs="Arial" w:hint="cs"/>
          <w:rtl/>
        </w:rPr>
        <w:t>תחילה</w:t>
      </w:r>
      <w:r w:rsidRPr="00FB2669">
        <w:rPr>
          <w:rFonts w:cs="Arial"/>
          <w:rtl/>
        </w:rPr>
        <w:t xml:space="preserve"> </w:t>
      </w:r>
      <w:r w:rsidRPr="00FB2669">
        <w:rPr>
          <w:rFonts w:cs="Arial" w:hint="cs"/>
          <w:rtl/>
        </w:rPr>
        <w:t>נלמד</w:t>
      </w:r>
      <w:r w:rsidRPr="00FB2669">
        <w:rPr>
          <w:rFonts w:cs="Arial"/>
          <w:rtl/>
        </w:rPr>
        <w:t xml:space="preserve"> </w:t>
      </w:r>
      <w:r w:rsidRPr="00FB2669">
        <w:rPr>
          <w:rFonts w:cs="Arial"/>
        </w:rPr>
        <w:t>XAML</w:t>
      </w:r>
      <w:r w:rsidRPr="00FB2669">
        <w:rPr>
          <w:rFonts w:cs="Arial"/>
          <w:rtl/>
        </w:rPr>
        <w:t xml:space="preserve"> </w:t>
      </w:r>
      <w:r w:rsidRPr="00FB2669">
        <w:rPr>
          <w:rFonts w:cs="Arial" w:hint="cs"/>
          <w:rtl/>
        </w:rPr>
        <w:t>ונעצב</w:t>
      </w:r>
      <w:r w:rsidRPr="00FB2669">
        <w:rPr>
          <w:rFonts w:cs="Arial"/>
          <w:rtl/>
        </w:rPr>
        <w:t xml:space="preserve"> </w:t>
      </w:r>
      <w:r w:rsidRPr="00FB2669">
        <w:rPr>
          <w:rFonts w:cs="Arial" w:hint="cs"/>
          <w:rtl/>
        </w:rPr>
        <w:t>באמצעותו</w:t>
      </w:r>
      <w:r w:rsidRPr="00FB2669">
        <w:rPr>
          <w:rFonts w:cs="Arial"/>
          <w:rtl/>
        </w:rPr>
        <w:t xml:space="preserve"> </w:t>
      </w:r>
      <w:r w:rsidRPr="00FB2669">
        <w:rPr>
          <w:rFonts w:cs="Arial" w:hint="cs"/>
          <w:rtl/>
        </w:rPr>
        <w:t>את</w:t>
      </w:r>
      <w:r w:rsidRPr="00FB2669">
        <w:rPr>
          <w:rFonts w:cs="Arial"/>
          <w:rtl/>
        </w:rPr>
        <w:t xml:space="preserve"> </w:t>
      </w:r>
      <w:r w:rsidRPr="00FB2669">
        <w:rPr>
          <w:rFonts w:cs="Arial" w:hint="cs"/>
          <w:rtl/>
        </w:rPr>
        <w:t>החלון</w:t>
      </w:r>
      <w:r w:rsidRPr="00FB2669">
        <w:rPr>
          <w:rFonts w:cs="Arial"/>
          <w:rtl/>
        </w:rPr>
        <w:t xml:space="preserve">, </w:t>
      </w:r>
      <w:r w:rsidRPr="00FB2669">
        <w:rPr>
          <w:rFonts w:cs="Arial" w:hint="cs"/>
          <w:rtl/>
        </w:rPr>
        <w:t>לאחר</w:t>
      </w:r>
      <w:r w:rsidRPr="00FB2669">
        <w:rPr>
          <w:rFonts w:cs="Arial"/>
          <w:rtl/>
        </w:rPr>
        <w:t xml:space="preserve"> </w:t>
      </w:r>
      <w:r w:rsidRPr="00FB2669">
        <w:rPr>
          <w:rFonts w:cs="Arial" w:hint="cs"/>
          <w:rtl/>
        </w:rPr>
        <w:t>מכן</w:t>
      </w:r>
      <w:r w:rsidRPr="00FB2669">
        <w:rPr>
          <w:rFonts w:cs="Arial"/>
          <w:rtl/>
        </w:rPr>
        <w:t xml:space="preserve"> </w:t>
      </w:r>
      <w:r w:rsidRPr="00FB2669">
        <w:rPr>
          <w:rFonts w:cs="Arial" w:hint="cs"/>
          <w:rtl/>
        </w:rPr>
        <w:t>נלמד</w:t>
      </w:r>
      <w:r w:rsidRPr="00FB2669">
        <w:rPr>
          <w:rFonts w:cs="Arial"/>
          <w:rtl/>
        </w:rPr>
        <w:t xml:space="preserve"> </w:t>
      </w:r>
      <w:r w:rsidRPr="00FB2669">
        <w:rPr>
          <w:rFonts w:cs="Arial" w:hint="cs"/>
          <w:rtl/>
        </w:rPr>
        <w:t>כיצד</w:t>
      </w:r>
      <w:r w:rsidRPr="00FB2669">
        <w:rPr>
          <w:rFonts w:cs="Arial"/>
          <w:rtl/>
        </w:rPr>
        <w:t xml:space="preserve"> </w:t>
      </w:r>
      <w:r w:rsidRPr="00FB2669">
        <w:rPr>
          <w:rFonts w:cs="Arial" w:hint="cs"/>
          <w:rtl/>
        </w:rPr>
        <w:t>לטפל</w:t>
      </w:r>
      <w:r w:rsidRPr="00FB2669">
        <w:rPr>
          <w:rFonts w:cs="Arial"/>
          <w:rtl/>
        </w:rPr>
        <w:t xml:space="preserve"> </w:t>
      </w:r>
      <w:r w:rsidRPr="00FB2669">
        <w:rPr>
          <w:rFonts w:cs="Arial" w:hint="cs"/>
          <w:rtl/>
        </w:rPr>
        <w:t>באירועי</w:t>
      </w:r>
      <w:r w:rsidRPr="00FB2669">
        <w:rPr>
          <w:rFonts w:cs="Arial"/>
          <w:rtl/>
        </w:rPr>
        <w:t xml:space="preserve"> </w:t>
      </w:r>
      <w:r w:rsidRPr="00FB2669">
        <w:rPr>
          <w:rFonts w:cs="Arial" w:hint="cs"/>
          <w:rtl/>
        </w:rPr>
        <w:t>החלון</w:t>
      </w:r>
      <w:r w:rsidRPr="00FB2669">
        <w:rPr>
          <w:rFonts w:cs="Arial"/>
          <w:rtl/>
        </w:rPr>
        <w:t xml:space="preserve"> </w:t>
      </w:r>
      <w:r w:rsidRPr="00FB2669">
        <w:rPr>
          <w:rFonts w:cs="Arial" w:hint="cs"/>
          <w:rtl/>
        </w:rPr>
        <w:t>ב</w:t>
      </w:r>
      <w:r w:rsidRPr="00FB2669">
        <w:rPr>
          <w:rFonts w:cs="Arial"/>
          <w:rtl/>
        </w:rPr>
        <w:t xml:space="preserve">- </w:t>
      </w:r>
      <w:r w:rsidRPr="00FB2669">
        <w:rPr>
          <w:rFonts w:cs="Arial"/>
        </w:rPr>
        <w:t>Code Behind</w:t>
      </w:r>
      <w:r w:rsidRPr="00FB2669">
        <w:rPr>
          <w:rFonts w:cs="Arial"/>
          <w:rtl/>
        </w:rPr>
        <w:t>.</w:t>
      </w:r>
    </w:p>
    <w:p w14:paraId="65BA612A" w14:textId="0956D3D1" w:rsidR="00D4501D" w:rsidRDefault="00D4501D" w:rsidP="000A7E86">
      <w:pPr>
        <w:rPr>
          <w:rFonts w:cs="Arial"/>
          <w:rtl/>
        </w:rPr>
      </w:pPr>
    </w:p>
    <w:p w14:paraId="6308AB6D" w14:textId="3C97D498" w:rsidR="000A7E86" w:rsidRPr="00FD5703" w:rsidRDefault="000A7E86" w:rsidP="000A7E86">
      <w:pPr>
        <w:rPr>
          <w:rFonts w:cs="Arial"/>
          <w:b/>
          <w:bCs/>
          <w:sz w:val="28"/>
          <w:szCs w:val="28"/>
          <w:rtl/>
        </w:rPr>
      </w:pPr>
      <w:r w:rsidRPr="00FD5703">
        <w:rPr>
          <w:rFonts w:cs="Arial" w:hint="cs"/>
          <w:b/>
          <w:bCs/>
          <w:sz w:val="28"/>
          <w:szCs w:val="28"/>
          <w:rtl/>
        </w:rPr>
        <w:t xml:space="preserve">קצת על </w:t>
      </w:r>
      <w:r w:rsidRPr="00FD5703">
        <w:rPr>
          <w:rFonts w:cs="Arial" w:hint="cs"/>
          <w:b/>
          <w:bCs/>
          <w:sz w:val="28"/>
          <w:szCs w:val="28"/>
        </w:rPr>
        <w:t>XAML</w:t>
      </w:r>
    </w:p>
    <w:p w14:paraId="34EF46BB" w14:textId="522DCBAF" w:rsidR="00D72F51" w:rsidRPr="000A7E86" w:rsidRDefault="002427D5" w:rsidP="00FD5703">
      <w:pPr>
        <w:rPr>
          <w:rFonts w:cs="Arial"/>
          <w:rtl/>
        </w:rPr>
      </w:pPr>
      <w:r w:rsidRPr="000A7E86">
        <w:rPr>
          <w:rFonts w:cs="Arial"/>
        </w:rPr>
        <w:t>XAML</w:t>
      </w:r>
      <w:r w:rsidRPr="000A7E86">
        <w:rPr>
          <w:rFonts w:cs="Arial"/>
          <w:rtl/>
        </w:rPr>
        <w:t xml:space="preserve"> (מבוטא זאמל)- קיצור של </w:t>
      </w:r>
      <w:r w:rsidRPr="000A7E86">
        <w:rPr>
          <w:rFonts w:cs="Arial"/>
        </w:rPr>
        <w:t>Extensible Application Markup Language</w:t>
      </w:r>
      <w:r w:rsidR="00FD5703">
        <w:rPr>
          <w:rFonts w:cs="Arial" w:hint="cs"/>
          <w:rtl/>
        </w:rPr>
        <w:t xml:space="preserve"> היא </w:t>
      </w:r>
      <w:r w:rsidRPr="000A7E86">
        <w:rPr>
          <w:rFonts w:cs="Arial"/>
          <w:rtl/>
        </w:rPr>
        <w:t>שפת תגיות מבוססת</w:t>
      </w:r>
      <w:r w:rsidRPr="000A7E86">
        <w:rPr>
          <w:rFonts w:cs="Arial"/>
        </w:rPr>
        <w:t xml:space="preserve">XML </w:t>
      </w:r>
      <w:r w:rsidRPr="000A7E86">
        <w:rPr>
          <w:rFonts w:cs="Arial"/>
          <w:rtl/>
        </w:rPr>
        <w:t xml:space="preserve"> שפותחה על ידי מיקרוסופט כשפה לייצוג, עיצוב והגדרה של אלמנטים גראפיים בממשק המשתמש של </w:t>
      </w:r>
      <w:r w:rsidRPr="000A7E86">
        <w:rPr>
          <w:rFonts w:cs="Arial"/>
        </w:rPr>
        <w:t>WPF</w:t>
      </w:r>
      <w:r w:rsidRPr="000A7E86">
        <w:rPr>
          <w:rFonts w:cs="Arial"/>
          <w:rtl/>
        </w:rPr>
        <w:t>.</w:t>
      </w:r>
    </w:p>
    <w:p w14:paraId="5A794C6C" w14:textId="77777777" w:rsidR="00D72F51" w:rsidRPr="000A7E86" w:rsidRDefault="002427D5" w:rsidP="00FD5703">
      <w:pPr>
        <w:rPr>
          <w:rFonts w:cs="Arial"/>
          <w:rtl/>
        </w:rPr>
      </w:pPr>
      <w:r w:rsidRPr="000A7E86">
        <w:rPr>
          <w:rFonts w:cs="Arial"/>
          <w:rtl/>
        </w:rPr>
        <w:t xml:space="preserve">כמו כל קבצי ה- </w:t>
      </w:r>
      <w:r w:rsidRPr="000A7E86">
        <w:rPr>
          <w:rFonts w:cs="Arial"/>
        </w:rPr>
        <w:t>XML</w:t>
      </w:r>
      <w:r w:rsidRPr="000A7E86">
        <w:rPr>
          <w:rFonts w:cs="Arial"/>
          <w:rtl/>
        </w:rPr>
        <w:t xml:space="preserve">, גם </w:t>
      </w:r>
      <w:r w:rsidRPr="000A7E86">
        <w:rPr>
          <w:rFonts w:cs="Arial"/>
        </w:rPr>
        <w:t>XAML</w:t>
      </w:r>
      <w:r w:rsidRPr="000A7E86">
        <w:rPr>
          <w:rFonts w:cs="Arial"/>
          <w:rtl/>
        </w:rPr>
        <w:t xml:space="preserve"> היא היררכית וכך כמובן גם האובייקטים המוגדרים בה.</w:t>
      </w:r>
    </w:p>
    <w:p w14:paraId="7A75B8ED" w14:textId="5A1D131B" w:rsidR="00D72F51" w:rsidRPr="000A7E86" w:rsidRDefault="002427D5" w:rsidP="00FD5703">
      <w:pPr>
        <w:rPr>
          <w:rFonts w:cs="Arial"/>
          <w:rtl/>
        </w:rPr>
      </w:pPr>
      <w:r w:rsidRPr="000A7E86">
        <w:rPr>
          <w:rFonts w:cs="Arial"/>
          <w:rtl/>
        </w:rPr>
        <w:t xml:space="preserve">השימוש בשפה הורחב גם לטכנולוגיות אחרות מבית מיקרוסופט, כגון: </w:t>
      </w:r>
      <w:r w:rsidRPr="000A7E86">
        <w:rPr>
          <w:rFonts w:cs="Arial"/>
        </w:rPr>
        <w:t>Silverlight</w:t>
      </w:r>
      <w:r w:rsidRPr="000A7E86">
        <w:rPr>
          <w:rFonts w:cs="Arial"/>
          <w:rtl/>
        </w:rPr>
        <w:t>,</w:t>
      </w:r>
      <w:r w:rsidRPr="000A7E86">
        <w:rPr>
          <w:rFonts w:cs="Arial"/>
        </w:rPr>
        <w:br/>
      </w:r>
      <w:r w:rsidRPr="000A7E86">
        <w:rPr>
          <w:rFonts w:cs="Arial"/>
          <w:rtl/>
        </w:rPr>
        <w:t xml:space="preserve"> </w:t>
      </w:r>
      <w:r w:rsidRPr="000A7E86">
        <w:rPr>
          <w:rFonts w:cs="Arial"/>
        </w:rPr>
        <w:t xml:space="preserve">Windows </w:t>
      </w:r>
      <w:r w:rsidR="00FD5703">
        <w:rPr>
          <w:rFonts w:cs="Arial"/>
        </w:rPr>
        <w:t xml:space="preserve">10 </w:t>
      </w:r>
      <w:r w:rsidRPr="000A7E86">
        <w:rPr>
          <w:rFonts w:cs="Arial"/>
        </w:rPr>
        <w:t>App</w:t>
      </w:r>
      <w:r w:rsidRPr="000A7E86">
        <w:rPr>
          <w:rFonts w:cs="Arial"/>
          <w:rtl/>
        </w:rPr>
        <w:t xml:space="preserve">,  </w:t>
      </w:r>
      <w:r w:rsidRPr="000A7E86">
        <w:rPr>
          <w:rFonts w:cs="Arial"/>
        </w:rPr>
        <w:t xml:space="preserve">Windows Phone </w:t>
      </w:r>
      <w:r w:rsidR="00FD5703">
        <w:rPr>
          <w:rFonts w:cs="Arial"/>
        </w:rPr>
        <w:t>10</w:t>
      </w:r>
      <w:r w:rsidRPr="000A7E86">
        <w:rPr>
          <w:rFonts w:cs="Arial"/>
        </w:rPr>
        <w:t xml:space="preserve"> APP</w:t>
      </w:r>
      <w:r w:rsidRPr="000A7E86">
        <w:rPr>
          <w:rFonts w:cs="Arial"/>
          <w:rtl/>
        </w:rPr>
        <w:t>.</w:t>
      </w:r>
    </w:p>
    <w:p w14:paraId="37297AD4" w14:textId="17360184" w:rsidR="00D72F51" w:rsidRPr="000A7E86" w:rsidRDefault="00FD5703" w:rsidP="00FD5703">
      <w:pPr>
        <w:rPr>
          <w:rFonts w:cs="Arial"/>
          <w:rtl/>
        </w:rPr>
      </w:pPr>
      <w:r>
        <w:rPr>
          <w:rFonts w:cs="Arial" w:hint="cs"/>
          <w:rtl/>
        </w:rPr>
        <w:t xml:space="preserve">היא מתבססת על </w:t>
      </w:r>
      <w:r>
        <w:rPr>
          <w:rFonts w:cs="Arial"/>
        </w:rPr>
        <w:t>DirectX</w:t>
      </w:r>
      <w:r>
        <w:rPr>
          <w:rFonts w:cs="Arial" w:hint="cs"/>
          <w:rtl/>
        </w:rPr>
        <w:t xml:space="preserve"> כמנוע הגרפי שלה ויש לה </w:t>
      </w:r>
      <w:r w:rsidR="002427D5" w:rsidRPr="000A7E86">
        <w:rPr>
          <w:rFonts w:cs="Arial"/>
          <w:rtl/>
        </w:rPr>
        <w:t>יכולות גראפיות עשירות (אפקטים, אנימציה...)</w:t>
      </w:r>
    </w:p>
    <w:p w14:paraId="4D59EB3C" w14:textId="6ECC7A58" w:rsidR="00D72F51" w:rsidRPr="000A7E86" w:rsidRDefault="00FD5703" w:rsidP="00FD5703">
      <w:pPr>
        <w:rPr>
          <w:rFonts w:cs="Arial"/>
          <w:rtl/>
        </w:rPr>
      </w:pPr>
      <w:r>
        <w:rPr>
          <w:rFonts w:cs="Arial" w:hint="cs"/>
          <w:rtl/>
        </w:rPr>
        <w:t xml:space="preserve">היא מצמצמת את כמות הקוד הנדרש </w:t>
      </w:r>
      <w:r w:rsidR="002427D5" w:rsidRPr="000A7E86">
        <w:rPr>
          <w:rFonts w:cs="Arial"/>
          <w:rtl/>
        </w:rPr>
        <w:t xml:space="preserve">בהשוואה </w:t>
      </w:r>
      <w:r>
        <w:rPr>
          <w:rFonts w:cs="Arial" w:hint="cs"/>
          <w:rtl/>
        </w:rPr>
        <w:t xml:space="preserve">לטכנולוגיות </w:t>
      </w:r>
      <w:r>
        <w:rPr>
          <w:rFonts w:cs="Arial" w:hint="cs"/>
        </w:rPr>
        <w:t>UI</w:t>
      </w:r>
      <w:r>
        <w:rPr>
          <w:rFonts w:cs="Arial" w:hint="cs"/>
          <w:rtl/>
        </w:rPr>
        <w:t xml:space="preserve"> אחרות</w:t>
      </w:r>
    </w:p>
    <w:p w14:paraId="0DA23CEF" w14:textId="2F75EC18" w:rsidR="00D72F51" w:rsidRPr="000A7E86" w:rsidRDefault="002427D5" w:rsidP="00FD5703">
      <w:pPr>
        <w:rPr>
          <w:rFonts w:cs="Arial"/>
          <w:rtl/>
        </w:rPr>
      </w:pPr>
      <w:r w:rsidRPr="000A7E86">
        <w:rPr>
          <w:rFonts w:cs="Arial"/>
          <w:rtl/>
        </w:rPr>
        <w:t>קיימת הפרדה ברורה בין העיצוב הגראפי של החלון לבין הלוגיקה של התוכנית.</w:t>
      </w:r>
      <w:r w:rsidRPr="000A7E86">
        <w:rPr>
          <w:rFonts w:cs="Arial"/>
        </w:rPr>
        <w:br/>
      </w:r>
      <w:r w:rsidR="00FD5703">
        <w:rPr>
          <w:rFonts w:cs="Arial" w:hint="cs"/>
          <w:rtl/>
        </w:rPr>
        <w:t xml:space="preserve">מה שמאפשר </w:t>
      </w:r>
      <w:r w:rsidRPr="000A7E86">
        <w:rPr>
          <w:rFonts w:cs="Arial"/>
          <w:rtl/>
        </w:rPr>
        <w:t>הפרדה ברורה בין תפקידי המתכנת לתפקידי הגרפיקאי.</w:t>
      </w:r>
    </w:p>
    <w:p w14:paraId="24085206" w14:textId="2348B984" w:rsidR="00D72F51" w:rsidRDefault="002427D5" w:rsidP="00FD5703">
      <w:pPr>
        <w:rPr>
          <w:rFonts w:cs="Arial"/>
        </w:rPr>
      </w:pPr>
      <w:r w:rsidRPr="000A7E86">
        <w:rPr>
          <w:rFonts w:cs="Arial"/>
          <w:rtl/>
        </w:rPr>
        <w:lastRenderedPageBreak/>
        <w:t xml:space="preserve">כל אלמנט ב- </w:t>
      </w:r>
      <w:r w:rsidRPr="000A7E86">
        <w:rPr>
          <w:rFonts w:cs="Arial"/>
        </w:rPr>
        <w:t>XAML</w:t>
      </w:r>
      <w:r w:rsidRPr="000A7E86">
        <w:rPr>
          <w:rFonts w:cs="Arial"/>
          <w:rtl/>
        </w:rPr>
        <w:t xml:space="preserve"> מתורגם לאובייקט ב- </w:t>
      </w:r>
      <w:r w:rsidRPr="000A7E86">
        <w:rPr>
          <w:rFonts w:cs="Arial"/>
        </w:rPr>
        <w:t>.NET Framework</w:t>
      </w:r>
      <w:r w:rsidRPr="000A7E86">
        <w:rPr>
          <w:rFonts w:cs="Arial"/>
          <w:rtl/>
        </w:rPr>
        <w:t xml:space="preserve"> המכיל מאפיינים, מתודות ואירועים.</w:t>
      </w:r>
    </w:p>
    <w:p w14:paraId="3801C3E0" w14:textId="3ACD2861" w:rsidR="00907609" w:rsidRDefault="00907609" w:rsidP="00907609">
      <w:pPr>
        <w:rPr>
          <w:rFonts w:cs="Arial"/>
          <w:rtl/>
        </w:rPr>
      </w:pPr>
      <w:r>
        <w:rPr>
          <w:rFonts w:cs="Arial" w:hint="cs"/>
          <w:rtl/>
        </w:rPr>
        <w:t xml:space="preserve">קובץ </w:t>
      </w:r>
      <w:r>
        <w:rPr>
          <w:rFonts w:cs="Arial" w:hint="cs"/>
        </w:rPr>
        <w:t>XAML</w:t>
      </w:r>
      <w:r>
        <w:rPr>
          <w:rFonts w:cs="Arial" w:hint="cs"/>
          <w:rtl/>
        </w:rPr>
        <w:t xml:space="preserve"> </w:t>
      </w:r>
      <w:r w:rsidR="00FD5703">
        <w:rPr>
          <w:rFonts w:cs="Arial" w:hint="cs"/>
          <w:rtl/>
        </w:rPr>
        <w:t xml:space="preserve">פשוט ובסיסי </w:t>
      </w:r>
      <w:r>
        <w:rPr>
          <w:rFonts w:cs="Arial" w:hint="cs"/>
          <w:rtl/>
        </w:rPr>
        <w:t>לדוגמה</w:t>
      </w:r>
    </w:p>
    <w:tbl>
      <w:tblPr>
        <w:tblStyle w:val="TableGrid"/>
        <w:bidiVisual/>
        <w:tblW w:w="0" w:type="auto"/>
        <w:tblLook w:val="04A0" w:firstRow="1" w:lastRow="0" w:firstColumn="1" w:lastColumn="0" w:noHBand="0" w:noVBand="1"/>
      </w:tblPr>
      <w:tblGrid>
        <w:gridCol w:w="8296"/>
      </w:tblGrid>
      <w:tr w:rsidR="00FD5703" w14:paraId="3D91F748" w14:textId="77777777" w:rsidTr="00FD5703">
        <w:tc>
          <w:tcPr>
            <w:tcW w:w="8296" w:type="dxa"/>
          </w:tcPr>
          <w:p w14:paraId="5C3021EA" w14:textId="0845C7D5" w:rsidR="00FD5703" w:rsidRPr="00FD5703" w:rsidRDefault="00FD5703" w:rsidP="00FD5703">
            <w:pPr>
              <w:bidi w:val="0"/>
              <w:rPr>
                <w:rFonts w:cs="Arial"/>
                <w:rtl/>
              </w:rPr>
            </w:pPr>
            <w:r w:rsidRPr="00FD5703">
              <w:rPr>
                <w:rFonts w:ascii="inherit" w:eastAsia="Times New Roman" w:hAnsi="inherit" w:cs="Courier New"/>
                <w:color w:val="0000FF"/>
                <w:sz w:val="19"/>
                <w:szCs w:val="19"/>
                <w:bdr w:val="none" w:sz="0" w:space="0" w:color="auto" w:frame="1"/>
              </w:rPr>
              <w:t>&lt;</w:t>
            </w:r>
            <w:r w:rsidRPr="00FD5703">
              <w:rPr>
                <w:rFonts w:ascii="inherit" w:eastAsia="Times New Roman" w:hAnsi="inherit" w:cs="Courier New"/>
                <w:color w:val="A31515"/>
                <w:sz w:val="19"/>
                <w:szCs w:val="19"/>
                <w:bdr w:val="none" w:sz="0" w:space="0" w:color="auto" w:frame="1"/>
              </w:rPr>
              <w:t>Window</w:t>
            </w:r>
            <w:r w:rsidRPr="00FD5703">
              <w:rPr>
                <w:rFonts w:ascii="inherit" w:eastAsia="Times New Roman" w:hAnsi="inherit" w:cs="Courier New"/>
                <w:color w:val="FF0000"/>
                <w:sz w:val="19"/>
                <w:szCs w:val="19"/>
                <w:bdr w:val="none" w:sz="0" w:space="0" w:color="auto" w:frame="1"/>
              </w:rPr>
              <w:t xml:space="preserve"> x</w:t>
            </w:r>
            <w:r w:rsidRPr="00FD5703">
              <w:rPr>
                <w:rFonts w:ascii="inherit" w:eastAsia="Times New Roman" w:hAnsi="inherit" w:cs="Courier New"/>
                <w:color w:val="0000FF"/>
                <w:sz w:val="19"/>
                <w:szCs w:val="19"/>
                <w:bdr w:val="none" w:sz="0" w:space="0" w:color="auto" w:frame="1"/>
              </w:rPr>
              <w:t>:</w:t>
            </w:r>
            <w:r w:rsidRPr="00FD5703">
              <w:rPr>
                <w:rFonts w:ascii="inherit" w:eastAsia="Times New Roman" w:hAnsi="inherit" w:cs="Courier New"/>
                <w:color w:val="FF0000"/>
                <w:sz w:val="19"/>
                <w:szCs w:val="19"/>
                <w:bdr w:val="none" w:sz="0" w:space="0" w:color="auto" w:frame="1"/>
              </w:rPr>
              <w:t>Class</w:t>
            </w:r>
            <w:r w:rsidRPr="00FD5703">
              <w:rPr>
                <w:rFonts w:ascii="inherit" w:eastAsia="Times New Roman" w:hAnsi="inherit" w:cs="Courier New"/>
                <w:color w:val="0000FF"/>
                <w:sz w:val="19"/>
                <w:szCs w:val="19"/>
                <w:bdr w:val="none" w:sz="0" w:space="0" w:color="auto" w:frame="1"/>
              </w:rPr>
              <w:t>="FirstWpfApplication2.MainWindow"</w:t>
            </w:r>
            <w:r w:rsidRPr="00FD5703">
              <w:rPr>
                <w:rFonts w:ascii="Consolas" w:eastAsia="Times New Roman" w:hAnsi="Consolas" w:cs="Courier New"/>
                <w:color w:val="4C4C4C"/>
                <w:sz w:val="19"/>
                <w:szCs w:val="19"/>
              </w:rPr>
              <w:br/>
            </w:r>
            <w:r w:rsidRPr="00FD5703">
              <w:rPr>
                <w:rFonts w:ascii="Consolas" w:eastAsia="Times New Roman" w:hAnsi="Consolas" w:cs="Courier New"/>
                <w:color w:val="000000"/>
                <w:sz w:val="19"/>
                <w:szCs w:val="19"/>
              </w:rPr>
              <w:t xml:space="preserve">       </w:t>
            </w:r>
            <w:r w:rsidRPr="00FD5703">
              <w:rPr>
                <w:rFonts w:ascii="inherit" w:eastAsia="Times New Roman" w:hAnsi="inherit" w:cs="Courier New"/>
                <w:color w:val="FF0000"/>
                <w:sz w:val="19"/>
                <w:szCs w:val="19"/>
                <w:bdr w:val="none" w:sz="0" w:space="0" w:color="auto" w:frame="1"/>
              </w:rPr>
              <w:t xml:space="preserve"> xmlns</w:t>
            </w:r>
            <w:r w:rsidRPr="00FD5703">
              <w:rPr>
                <w:rFonts w:ascii="inherit" w:eastAsia="Times New Roman" w:hAnsi="inherit" w:cs="Courier New"/>
                <w:color w:val="0000FF"/>
                <w:sz w:val="19"/>
                <w:szCs w:val="19"/>
                <w:bdr w:val="none" w:sz="0" w:space="0" w:color="auto" w:frame="1"/>
              </w:rPr>
              <w:t>="http://schemas.microsoft.com/winfx/2006/xaml/presentation"</w:t>
            </w:r>
            <w:r w:rsidRPr="00FD5703">
              <w:rPr>
                <w:rFonts w:ascii="Consolas" w:eastAsia="Times New Roman" w:hAnsi="Consolas" w:cs="Courier New"/>
                <w:color w:val="4C4C4C"/>
                <w:sz w:val="19"/>
                <w:szCs w:val="19"/>
              </w:rPr>
              <w:br/>
            </w:r>
            <w:r w:rsidRPr="00FD5703">
              <w:rPr>
                <w:rFonts w:ascii="Consolas" w:eastAsia="Times New Roman" w:hAnsi="Consolas" w:cs="Courier New"/>
                <w:color w:val="000000"/>
                <w:sz w:val="19"/>
                <w:szCs w:val="19"/>
              </w:rPr>
              <w:t xml:space="preserve">       </w:t>
            </w:r>
            <w:r w:rsidRPr="00FD5703">
              <w:rPr>
                <w:rFonts w:ascii="inherit" w:eastAsia="Times New Roman" w:hAnsi="inherit" w:cs="Courier New"/>
                <w:color w:val="FF0000"/>
                <w:sz w:val="19"/>
                <w:szCs w:val="19"/>
                <w:bdr w:val="none" w:sz="0" w:space="0" w:color="auto" w:frame="1"/>
              </w:rPr>
              <w:t xml:space="preserve"> xmlns</w:t>
            </w:r>
            <w:r w:rsidRPr="00FD5703">
              <w:rPr>
                <w:rFonts w:ascii="inherit" w:eastAsia="Times New Roman" w:hAnsi="inherit" w:cs="Courier New"/>
                <w:color w:val="0000FF"/>
                <w:sz w:val="19"/>
                <w:szCs w:val="19"/>
                <w:bdr w:val="none" w:sz="0" w:space="0" w:color="auto" w:frame="1"/>
              </w:rPr>
              <w:t>:</w:t>
            </w:r>
            <w:r w:rsidRPr="00FD5703">
              <w:rPr>
                <w:rFonts w:ascii="inherit" w:eastAsia="Times New Roman" w:hAnsi="inherit" w:cs="Courier New"/>
                <w:color w:val="FF0000"/>
                <w:sz w:val="19"/>
                <w:szCs w:val="19"/>
                <w:bdr w:val="none" w:sz="0" w:space="0" w:color="auto" w:frame="1"/>
              </w:rPr>
              <w:t>x</w:t>
            </w:r>
            <w:r w:rsidRPr="00FD5703">
              <w:rPr>
                <w:rFonts w:ascii="inherit" w:eastAsia="Times New Roman" w:hAnsi="inherit" w:cs="Courier New"/>
                <w:color w:val="0000FF"/>
                <w:sz w:val="19"/>
                <w:szCs w:val="19"/>
                <w:bdr w:val="none" w:sz="0" w:space="0" w:color="auto" w:frame="1"/>
              </w:rPr>
              <w:t>="http://schemas.microsoft.com/winfx/2006/xaml"</w:t>
            </w:r>
            <w:r w:rsidRPr="00FD5703">
              <w:rPr>
                <w:rFonts w:ascii="Consolas" w:eastAsia="Times New Roman" w:hAnsi="Consolas" w:cs="Courier New"/>
                <w:color w:val="4C4C4C"/>
                <w:sz w:val="19"/>
                <w:szCs w:val="19"/>
              </w:rPr>
              <w:br/>
            </w:r>
            <w:r w:rsidRPr="00FD5703">
              <w:rPr>
                <w:rFonts w:ascii="Consolas" w:eastAsia="Times New Roman" w:hAnsi="Consolas" w:cs="Courier New"/>
                <w:color w:val="000000"/>
                <w:sz w:val="19"/>
                <w:szCs w:val="19"/>
              </w:rPr>
              <w:t xml:space="preserve">       </w:t>
            </w:r>
            <w:r w:rsidRPr="00FD5703">
              <w:rPr>
                <w:rFonts w:ascii="inherit" w:eastAsia="Times New Roman" w:hAnsi="inherit" w:cs="Courier New"/>
                <w:color w:val="FF0000"/>
                <w:sz w:val="19"/>
                <w:szCs w:val="19"/>
                <w:bdr w:val="none" w:sz="0" w:space="0" w:color="auto" w:frame="1"/>
              </w:rPr>
              <w:t xml:space="preserve"> Title</w:t>
            </w:r>
            <w:r w:rsidRPr="00FD5703">
              <w:rPr>
                <w:rFonts w:ascii="inherit" w:eastAsia="Times New Roman" w:hAnsi="inherit" w:cs="Courier New"/>
                <w:color w:val="0000FF"/>
                <w:sz w:val="19"/>
                <w:szCs w:val="19"/>
                <w:bdr w:val="none" w:sz="0" w:space="0" w:color="auto" w:frame="1"/>
              </w:rPr>
              <w:t>="MainWindow"</w:t>
            </w:r>
            <w:r w:rsidRPr="00FD5703">
              <w:rPr>
                <w:rFonts w:ascii="Consolas" w:eastAsia="Times New Roman" w:hAnsi="Consolas" w:cs="Courier New"/>
                <w:color w:val="4C4C4C"/>
                <w:sz w:val="19"/>
                <w:szCs w:val="19"/>
              </w:rPr>
              <w:br/>
            </w:r>
            <w:r w:rsidRPr="00FD5703">
              <w:rPr>
                <w:rFonts w:ascii="Consolas" w:eastAsia="Times New Roman" w:hAnsi="Consolas" w:cs="Courier New"/>
                <w:color w:val="000000"/>
                <w:sz w:val="19"/>
                <w:szCs w:val="19"/>
              </w:rPr>
              <w:t xml:space="preserve">       </w:t>
            </w:r>
            <w:r w:rsidRPr="00FD5703">
              <w:rPr>
                <w:rFonts w:ascii="inherit" w:eastAsia="Times New Roman" w:hAnsi="inherit" w:cs="Courier New"/>
                <w:color w:val="FF0000"/>
                <w:sz w:val="19"/>
                <w:szCs w:val="19"/>
                <w:bdr w:val="none" w:sz="0" w:space="0" w:color="auto" w:frame="1"/>
              </w:rPr>
              <w:t xml:space="preserve"> Height</w:t>
            </w:r>
            <w:r w:rsidRPr="00FD5703">
              <w:rPr>
                <w:rFonts w:ascii="inherit" w:eastAsia="Times New Roman" w:hAnsi="inherit" w:cs="Courier New"/>
                <w:color w:val="0000FF"/>
                <w:sz w:val="19"/>
                <w:szCs w:val="19"/>
                <w:bdr w:val="none" w:sz="0" w:space="0" w:color="auto" w:frame="1"/>
              </w:rPr>
              <w:t>="350"</w:t>
            </w:r>
            <w:r w:rsidRPr="00FD5703">
              <w:rPr>
                <w:rFonts w:ascii="Consolas" w:eastAsia="Times New Roman" w:hAnsi="Consolas" w:cs="Courier New"/>
                <w:color w:val="4C4C4C"/>
                <w:sz w:val="19"/>
                <w:szCs w:val="19"/>
              </w:rPr>
              <w:br/>
            </w:r>
            <w:r w:rsidRPr="00FD5703">
              <w:rPr>
                <w:rFonts w:ascii="Consolas" w:eastAsia="Times New Roman" w:hAnsi="Consolas" w:cs="Courier New"/>
                <w:color w:val="000000"/>
                <w:sz w:val="19"/>
                <w:szCs w:val="19"/>
              </w:rPr>
              <w:t xml:space="preserve">       </w:t>
            </w:r>
            <w:r w:rsidRPr="00FD5703">
              <w:rPr>
                <w:rFonts w:ascii="inherit" w:eastAsia="Times New Roman" w:hAnsi="inherit" w:cs="Courier New"/>
                <w:color w:val="FF0000"/>
                <w:sz w:val="19"/>
                <w:szCs w:val="19"/>
                <w:bdr w:val="none" w:sz="0" w:space="0" w:color="auto" w:frame="1"/>
              </w:rPr>
              <w:t xml:space="preserve"> Width</w:t>
            </w:r>
            <w:r w:rsidRPr="00FD5703">
              <w:rPr>
                <w:rFonts w:ascii="inherit" w:eastAsia="Times New Roman" w:hAnsi="inherit" w:cs="Courier New"/>
                <w:color w:val="0000FF"/>
                <w:sz w:val="19"/>
                <w:szCs w:val="19"/>
                <w:bdr w:val="none" w:sz="0" w:space="0" w:color="auto" w:frame="1"/>
              </w:rPr>
              <w:t>="525"&gt;</w:t>
            </w:r>
            <w:r w:rsidRPr="00FD5703">
              <w:rPr>
                <w:rFonts w:ascii="Consolas" w:eastAsia="Times New Roman" w:hAnsi="Consolas" w:cs="Courier New"/>
                <w:color w:val="4C4C4C"/>
                <w:sz w:val="19"/>
                <w:szCs w:val="19"/>
              </w:rPr>
              <w:br/>
            </w:r>
            <w:r w:rsidRPr="00FD5703">
              <w:rPr>
                <w:rFonts w:ascii="inherit" w:eastAsia="Times New Roman" w:hAnsi="inherit" w:cs="Courier New"/>
                <w:color w:val="A31515"/>
                <w:sz w:val="19"/>
                <w:szCs w:val="19"/>
                <w:bdr w:val="none" w:sz="0" w:space="0" w:color="auto" w:frame="1"/>
              </w:rPr>
              <w:t xml:space="preserve">  </w:t>
            </w:r>
            <w:r w:rsidRPr="00FD5703">
              <w:rPr>
                <w:rFonts w:ascii="inherit" w:eastAsia="Times New Roman" w:hAnsi="inherit" w:cs="Courier New"/>
                <w:color w:val="0000FF"/>
                <w:sz w:val="19"/>
                <w:szCs w:val="19"/>
                <w:bdr w:val="none" w:sz="0" w:space="0" w:color="auto" w:frame="1"/>
              </w:rPr>
              <w:t>&lt;</w:t>
            </w:r>
            <w:r w:rsidRPr="00FD5703">
              <w:rPr>
                <w:rFonts w:ascii="inherit" w:eastAsia="Times New Roman" w:hAnsi="inherit" w:cs="Courier New"/>
                <w:color w:val="A31515"/>
                <w:sz w:val="19"/>
                <w:szCs w:val="19"/>
                <w:bdr w:val="none" w:sz="0" w:space="0" w:color="auto" w:frame="1"/>
              </w:rPr>
              <w:t>StackPanel</w:t>
            </w:r>
            <w:r w:rsidRPr="00FD5703">
              <w:rPr>
                <w:rFonts w:ascii="inherit" w:eastAsia="Times New Roman" w:hAnsi="inherit" w:cs="Courier New"/>
                <w:color w:val="0000FF"/>
                <w:sz w:val="19"/>
                <w:szCs w:val="19"/>
                <w:bdr w:val="none" w:sz="0" w:space="0" w:color="auto" w:frame="1"/>
              </w:rPr>
              <w:t>&gt;</w:t>
            </w:r>
            <w:r w:rsidRPr="00FD5703">
              <w:rPr>
                <w:rFonts w:ascii="Consolas" w:eastAsia="Times New Roman" w:hAnsi="Consolas" w:cs="Courier New"/>
                <w:color w:val="4C4C4C"/>
                <w:sz w:val="19"/>
                <w:szCs w:val="19"/>
              </w:rPr>
              <w:br/>
            </w:r>
            <w:r w:rsidRPr="00FD5703">
              <w:rPr>
                <w:rFonts w:ascii="inherit" w:eastAsia="Times New Roman" w:hAnsi="inherit" w:cs="Courier New"/>
                <w:color w:val="A31515"/>
                <w:sz w:val="19"/>
                <w:szCs w:val="19"/>
                <w:bdr w:val="none" w:sz="0" w:space="0" w:color="auto" w:frame="1"/>
              </w:rPr>
              <w:t xml:space="preserve">    </w:t>
            </w:r>
            <w:r w:rsidRPr="00FD5703">
              <w:rPr>
                <w:rFonts w:ascii="inherit" w:eastAsia="Times New Roman" w:hAnsi="inherit" w:cs="Courier New"/>
                <w:color w:val="0000FF"/>
                <w:sz w:val="19"/>
                <w:szCs w:val="19"/>
                <w:bdr w:val="none" w:sz="0" w:space="0" w:color="auto" w:frame="1"/>
              </w:rPr>
              <w:t>&lt;</w:t>
            </w:r>
            <w:r w:rsidRPr="00FD5703">
              <w:rPr>
                <w:rFonts w:ascii="inherit" w:eastAsia="Times New Roman" w:hAnsi="inherit" w:cs="Courier New"/>
                <w:color w:val="A31515"/>
                <w:sz w:val="19"/>
                <w:szCs w:val="19"/>
                <w:bdr w:val="none" w:sz="0" w:space="0" w:color="auto" w:frame="1"/>
              </w:rPr>
              <w:t>Label</w:t>
            </w:r>
            <w:r w:rsidRPr="00FD5703">
              <w:rPr>
                <w:rFonts w:ascii="inherit" w:eastAsia="Times New Roman" w:hAnsi="inherit" w:cs="Courier New"/>
                <w:color w:val="FF0000"/>
                <w:sz w:val="19"/>
                <w:szCs w:val="19"/>
                <w:bdr w:val="none" w:sz="0" w:space="0" w:color="auto" w:frame="1"/>
              </w:rPr>
              <w:t xml:space="preserve"> Content</w:t>
            </w:r>
            <w:r w:rsidRPr="00FD5703">
              <w:rPr>
                <w:rFonts w:ascii="inherit" w:eastAsia="Times New Roman" w:hAnsi="inherit" w:cs="Courier New"/>
                <w:color w:val="0000FF"/>
                <w:sz w:val="19"/>
                <w:szCs w:val="19"/>
                <w:bdr w:val="none" w:sz="0" w:space="0" w:color="auto" w:frame="1"/>
              </w:rPr>
              <w:t>="Hello WPF" /&gt;</w:t>
            </w:r>
            <w:r w:rsidRPr="00FD5703">
              <w:rPr>
                <w:rFonts w:ascii="Consolas" w:eastAsia="Times New Roman" w:hAnsi="Consolas" w:cs="Courier New"/>
                <w:color w:val="4C4C4C"/>
                <w:sz w:val="19"/>
                <w:szCs w:val="19"/>
              </w:rPr>
              <w:br/>
            </w:r>
            <w:r w:rsidRPr="00FD5703">
              <w:rPr>
                <w:rFonts w:ascii="inherit" w:eastAsia="Times New Roman" w:hAnsi="inherit" w:cs="Courier New"/>
                <w:color w:val="A31515"/>
                <w:sz w:val="19"/>
                <w:szCs w:val="19"/>
                <w:bdr w:val="none" w:sz="0" w:space="0" w:color="auto" w:frame="1"/>
              </w:rPr>
              <w:t xml:space="preserve">    </w:t>
            </w:r>
            <w:r w:rsidRPr="00FD5703">
              <w:rPr>
                <w:rFonts w:ascii="inherit" w:eastAsia="Times New Roman" w:hAnsi="inherit" w:cs="Courier New"/>
                <w:color w:val="0000FF"/>
                <w:sz w:val="19"/>
                <w:szCs w:val="19"/>
                <w:bdr w:val="none" w:sz="0" w:space="0" w:color="auto" w:frame="1"/>
              </w:rPr>
              <w:t>&lt;</w:t>
            </w:r>
            <w:r w:rsidRPr="00FD5703">
              <w:rPr>
                <w:rFonts w:ascii="inherit" w:eastAsia="Times New Roman" w:hAnsi="inherit" w:cs="Courier New"/>
                <w:color w:val="A31515"/>
                <w:sz w:val="19"/>
                <w:szCs w:val="19"/>
                <w:bdr w:val="none" w:sz="0" w:space="0" w:color="auto" w:frame="1"/>
              </w:rPr>
              <w:t>Button</w:t>
            </w:r>
            <w:r w:rsidRPr="00FD5703">
              <w:rPr>
                <w:rFonts w:ascii="inherit" w:eastAsia="Times New Roman" w:hAnsi="inherit" w:cs="Courier New"/>
                <w:color w:val="FF0000"/>
                <w:sz w:val="19"/>
                <w:szCs w:val="19"/>
                <w:bdr w:val="none" w:sz="0" w:space="0" w:color="auto" w:frame="1"/>
              </w:rPr>
              <w:t xml:space="preserve"> Content</w:t>
            </w:r>
            <w:r w:rsidRPr="00FD5703">
              <w:rPr>
                <w:rFonts w:ascii="inherit" w:eastAsia="Times New Roman" w:hAnsi="inherit" w:cs="Courier New"/>
                <w:color w:val="0000FF"/>
                <w:sz w:val="19"/>
                <w:szCs w:val="19"/>
                <w:bdr w:val="none" w:sz="0" w:space="0" w:color="auto" w:frame="1"/>
              </w:rPr>
              <w:t>="Hello World"</w:t>
            </w:r>
            <w:r w:rsidRPr="00FD5703">
              <w:rPr>
                <w:rFonts w:ascii="Consolas" w:eastAsia="Times New Roman" w:hAnsi="Consolas" w:cs="Courier New"/>
                <w:color w:val="4C4C4C"/>
                <w:sz w:val="19"/>
                <w:szCs w:val="19"/>
              </w:rPr>
              <w:br/>
            </w:r>
            <w:r w:rsidRPr="00FD5703">
              <w:rPr>
                <w:rFonts w:ascii="Consolas" w:eastAsia="Times New Roman" w:hAnsi="Consolas" w:cs="Courier New"/>
                <w:color w:val="000000"/>
                <w:sz w:val="19"/>
                <w:szCs w:val="19"/>
              </w:rPr>
              <w:t xml:space="preserve">           </w:t>
            </w:r>
            <w:r w:rsidRPr="00FD5703">
              <w:rPr>
                <w:rFonts w:ascii="inherit" w:eastAsia="Times New Roman" w:hAnsi="inherit" w:cs="Courier New"/>
                <w:color w:val="FF0000"/>
                <w:sz w:val="19"/>
                <w:szCs w:val="19"/>
                <w:bdr w:val="none" w:sz="0" w:space="0" w:color="auto" w:frame="1"/>
              </w:rPr>
              <w:t xml:space="preserve"> Width</w:t>
            </w:r>
            <w:r w:rsidRPr="00FD5703">
              <w:rPr>
                <w:rFonts w:ascii="inherit" w:eastAsia="Times New Roman" w:hAnsi="inherit" w:cs="Courier New"/>
                <w:color w:val="0000FF"/>
                <w:sz w:val="19"/>
                <w:szCs w:val="19"/>
                <w:bdr w:val="none" w:sz="0" w:space="0" w:color="auto" w:frame="1"/>
              </w:rPr>
              <w:t>="130"</w:t>
            </w:r>
            <w:r w:rsidRPr="00FD5703">
              <w:rPr>
                <w:rFonts w:ascii="Consolas" w:eastAsia="Times New Roman" w:hAnsi="Consolas" w:cs="Courier New"/>
                <w:color w:val="4C4C4C"/>
                <w:sz w:val="19"/>
                <w:szCs w:val="19"/>
              </w:rPr>
              <w:br/>
            </w:r>
            <w:r w:rsidRPr="00FD5703">
              <w:rPr>
                <w:rFonts w:ascii="Consolas" w:eastAsia="Times New Roman" w:hAnsi="Consolas" w:cs="Courier New"/>
                <w:color w:val="000000"/>
                <w:sz w:val="19"/>
                <w:szCs w:val="19"/>
              </w:rPr>
              <w:t xml:space="preserve">           </w:t>
            </w:r>
            <w:r w:rsidRPr="00FD5703">
              <w:rPr>
                <w:rFonts w:ascii="inherit" w:eastAsia="Times New Roman" w:hAnsi="inherit" w:cs="Courier New"/>
                <w:color w:val="FF0000"/>
                <w:sz w:val="19"/>
                <w:szCs w:val="19"/>
                <w:bdr w:val="none" w:sz="0" w:space="0" w:color="auto" w:frame="1"/>
              </w:rPr>
              <w:t xml:space="preserve"> Height</w:t>
            </w:r>
            <w:r w:rsidRPr="00FD5703">
              <w:rPr>
                <w:rFonts w:ascii="inherit" w:eastAsia="Times New Roman" w:hAnsi="inherit" w:cs="Courier New"/>
                <w:color w:val="0000FF"/>
                <w:sz w:val="19"/>
                <w:szCs w:val="19"/>
                <w:bdr w:val="none" w:sz="0" w:space="0" w:color="auto" w:frame="1"/>
              </w:rPr>
              <w:t>="30" /&gt;</w:t>
            </w:r>
            <w:r w:rsidRPr="00FD5703">
              <w:rPr>
                <w:rFonts w:ascii="Consolas" w:eastAsia="Times New Roman" w:hAnsi="Consolas" w:cs="Courier New"/>
                <w:color w:val="4C4C4C"/>
                <w:sz w:val="19"/>
                <w:szCs w:val="19"/>
              </w:rPr>
              <w:br/>
            </w:r>
            <w:r w:rsidRPr="00FD5703">
              <w:rPr>
                <w:rFonts w:ascii="inherit" w:eastAsia="Times New Roman" w:hAnsi="inherit" w:cs="Courier New"/>
                <w:color w:val="A31515"/>
                <w:sz w:val="19"/>
                <w:szCs w:val="19"/>
                <w:bdr w:val="none" w:sz="0" w:space="0" w:color="auto" w:frame="1"/>
              </w:rPr>
              <w:t xml:space="preserve">  </w:t>
            </w:r>
            <w:r w:rsidRPr="00FD5703">
              <w:rPr>
                <w:rFonts w:ascii="inherit" w:eastAsia="Times New Roman" w:hAnsi="inherit" w:cs="Courier New"/>
                <w:color w:val="0000FF"/>
                <w:sz w:val="19"/>
                <w:szCs w:val="19"/>
                <w:bdr w:val="none" w:sz="0" w:space="0" w:color="auto" w:frame="1"/>
              </w:rPr>
              <w:t>&lt;/</w:t>
            </w:r>
            <w:r w:rsidRPr="00FD5703">
              <w:rPr>
                <w:rFonts w:ascii="inherit" w:eastAsia="Times New Roman" w:hAnsi="inherit" w:cs="Courier New"/>
                <w:color w:val="A31515"/>
                <w:sz w:val="19"/>
                <w:szCs w:val="19"/>
                <w:bdr w:val="none" w:sz="0" w:space="0" w:color="auto" w:frame="1"/>
              </w:rPr>
              <w:t>StackPanel</w:t>
            </w:r>
            <w:r w:rsidRPr="00FD5703">
              <w:rPr>
                <w:rFonts w:ascii="inherit" w:eastAsia="Times New Roman" w:hAnsi="inherit" w:cs="Courier New"/>
                <w:color w:val="0000FF"/>
                <w:sz w:val="19"/>
                <w:szCs w:val="19"/>
                <w:bdr w:val="none" w:sz="0" w:space="0" w:color="auto" w:frame="1"/>
              </w:rPr>
              <w:t>&gt;</w:t>
            </w:r>
            <w:r w:rsidRPr="00FD5703">
              <w:rPr>
                <w:rFonts w:ascii="Consolas" w:eastAsia="Times New Roman" w:hAnsi="Consolas" w:cs="Courier New"/>
                <w:color w:val="0000FF"/>
                <w:sz w:val="19"/>
                <w:szCs w:val="19"/>
              </w:rPr>
              <w:br/>
            </w:r>
            <w:r w:rsidRPr="00FD5703">
              <w:rPr>
                <w:rFonts w:ascii="inherit" w:eastAsia="Times New Roman" w:hAnsi="inherit" w:cs="Courier New"/>
                <w:color w:val="0000FF"/>
                <w:sz w:val="19"/>
                <w:szCs w:val="19"/>
                <w:bdr w:val="none" w:sz="0" w:space="0" w:color="auto" w:frame="1"/>
              </w:rPr>
              <w:t>&lt;/</w:t>
            </w:r>
            <w:r w:rsidRPr="00FD5703">
              <w:rPr>
                <w:rFonts w:ascii="inherit" w:eastAsia="Times New Roman" w:hAnsi="inherit" w:cs="Courier New"/>
                <w:color w:val="A31515"/>
                <w:sz w:val="19"/>
                <w:szCs w:val="19"/>
                <w:bdr w:val="none" w:sz="0" w:space="0" w:color="auto" w:frame="1"/>
              </w:rPr>
              <w:t>Window</w:t>
            </w:r>
            <w:r w:rsidRPr="00FD5703">
              <w:rPr>
                <w:rFonts w:ascii="inherit" w:eastAsia="Times New Roman" w:hAnsi="inherit" w:cs="Courier New"/>
                <w:color w:val="0000FF"/>
                <w:sz w:val="19"/>
                <w:szCs w:val="19"/>
                <w:bdr w:val="none" w:sz="0" w:space="0" w:color="auto" w:frame="1"/>
              </w:rPr>
              <w:t>&gt;</w:t>
            </w:r>
          </w:p>
        </w:tc>
      </w:tr>
    </w:tbl>
    <w:p w14:paraId="69B794E0" w14:textId="77777777" w:rsidR="00FD5703" w:rsidRPr="000A7E86" w:rsidRDefault="00FD5703" w:rsidP="00907609">
      <w:pPr>
        <w:rPr>
          <w:rFonts w:cs="Arial"/>
          <w:rtl/>
        </w:rPr>
      </w:pPr>
    </w:p>
    <w:p w14:paraId="39190D5E" w14:textId="691C6ED7" w:rsidR="009671BF" w:rsidRPr="009671BF" w:rsidRDefault="009671BF" w:rsidP="009671BF">
      <w:pPr>
        <w:rPr>
          <w:rFonts w:cs="Arial"/>
          <w:rtl/>
        </w:rPr>
      </w:pPr>
      <w:r w:rsidRPr="009671BF">
        <w:rPr>
          <w:rFonts w:cs="Arial"/>
          <w:rtl/>
        </w:rPr>
        <w:t xml:space="preserve">בקובץ </w:t>
      </w:r>
      <w:r w:rsidRPr="009671BF">
        <w:rPr>
          <w:rFonts w:cs="Arial"/>
        </w:rPr>
        <w:t>XAML</w:t>
      </w:r>
      <w:r w:rsidRPr="009671BF">
        <w:rPr>
          <w:rFonts w:cs="Arial"/>
          <w:rtl/>
        </w:rPr>
        <w:t xml:space="preserve"> כל אלמנט מייצג מופע של מחלקה ב</w:t>
      </w:r>
      <w:r w:rsidR="00FD5703">
        <w:rPr>
          <w:rFonts w:cs="Arial" w:hint="cs"/>
          <w:rtl/>
        </w:rPr>
        <w:t xml:space="preserve"> -</w:t>
      </w:r>
      <w:r w:rsidRPr="009671BF">
        <w:rPr>
          <w:rFonts w:cs="Arial"/>
        </w:rPr>
        <w:t>NET</w:t>
      </w:r>
      <w:r w:rsidRPr="009671BF">
        <w:rPr>
          <w:rFonts w:cs="Arial"/>
          <w:rtl/>
        </w:rPr>
        <w:t xml:space="preserve">. , </w:t>
      </w:r>
      <w:r w:rsidR="00FD5703">
        <w:rPr>
          <w:rFonts w:cs="Arial"/>
          <w:rtl/>
        </w:rPr>
        <w:br/>
      </w:r>
      <w:r w:rsidRPr="009671BF">
        <w:rPr>
          <w:rFonts w:cs="Arial"/>
          <w:rtl/>
        </w:rPr>
        <w:t xml:space="preserve">לדוגמא האלמנט </w:t>
      </w:r>
      <w:r w:rsidRPr="009671BF">
        <w:rPr>
          <w:rFonts w:cs="Arial"/>
        </w:rPr>
        <w:t>Window</w:t>
      </w:r>
      <w:r w:rsidRPr="009671BF">
        <w:rPr>
          <w:rFonts w:cs="Arial"/>
          <w:rtl/>
        </w:rPr>
        <w:t xml:space="preserve"> הוא מופע של המחלקה </w:t>
      </w:r>
      <w:r w:rsidRPr="009671BF">
        <w:rPr>
          <w:rFonts w:cs="Arial"/>
        </w:rPr>
        <w:t>System.Windows.Window</w:t>
      </w:r>
      <w:r w:rsidRPr="009671BF">
        <w:rPr>
          <w:rFonts w:cs="Arial"/>
          <w:rtl/>
        </w:rPr>
        <w:t xml:space="preserve">, </w:t>
      </w:r>
      <w:r w:rsidR="00FD5703">
        <w:rPr>
          <w:rFonts w:cs="Arial" w:hint="cs"/>
          <w:rtl/>
        </w:rPr>
        <w:t>ו</w:t>
      </w:r>
      <w:r w:rsidRPr="009671BF">
        <w:rPr>
          <w:rFonts w:cs="Arial"/>
          <w:rtl/>
        </w:rPr>
        <w:t xml:space="preserve">האלמנט </w:t>
      </w:r>
      <w:r w:rsidRPr="009671BF">
        <w:rPr>
          <w:rFonts w:cs="Arial"/>
        </w:rPr>
        <w:t>Button</w:t>
      </w:r>
      <w:r w:rsidRPr="009671BF">
        <w:rPr>
          <w:rFonts w:cs="Arial"/>
          <w:rtl/>
        </w:rPr>
        <w:t xml:space="preserve"> הוא מופע של המחלקה </w:t>
      </w:r>
      <w:r w:rsidRPr="009671BF">
        <w:rPr>
          <w:rFonts w:cs="Arial"/>
        </w:rPr>
        <w:t>System.Windows.Controls.Button</w:t>
      </w:r>
      <w:r w:rsidRPr="009671BF">
        <w:rPr>
          <w:rFonts w:cs="Arial"/>
          <w:rtl/>
        </w:rPr>
        <w:t>.</w:t>
      </w:r>
    </w:p>
    <w:p w14:paraId="27C3A19D" w14:textId="7738C06B" w:rsidR="000A7E86" w:rsidRPr="009671BF" w:rsidRDefault="009671BF" w:rsidP="009671BF">
      <w:pPr>
        <w:rPr>
          <w:rFonts w:cs="Arial"/>
          <w:rtl/>
        </w:rPr>
      </w:pPr>
      <w:r w:rsidRPr="009671BF">
        <w:rPr>
          <w:rFonts w:cs="Arial"/>
          <w:rtl/>
        </w:rPr>
        <w:t>קביעת ערכים ל</w:t>
      </w:r>
      <w:r w:rsidRPr="009671BF">
        <w:rPr>
          <w:rFonts w:cs="Arial"/>
        </w:rPr>
        <w:t>Attribute</w:t>
      </w:r>
      <w:r w:rsidRPr="009671BF">
        <w:rPr>
          <w:rFonts w:cs="Arial"/>
          <w:rtl/>
        </w:rPr>
        <w:t xml:space="preserve"> של אלמנט קובעת את ה</w:t>
      </w:r>
      <w:r w:rsidRPr="009671BF">
        <w:rPr>
          <w:rFonts w:cs="Arial"/>
        </w:rPr>
        <w:t>Property</w:t>
      </w:r>
      <w:r w:rsidRPr="009671BF">
        <w:rPr>
          <w:rFonts w:cs="Arial"/>
          <w:rtl/>
        </w:rPr>
        <w:t xml:space="preserve"> המתאים על המופע של המחלקה.</w:t>
      </w:r>
    </w:p>
    <w:p w14:paraId="25C58C0B" w14:textId="780DA7C1" w:rsidR="000A7E86" w:rsidRDefault="000A7E86" w:rsidP="000A7E86">
      <w:pPr>
        <w:rPr>
          <w:rFonts w:cs="Arial"/>
          <w:rtl/>
        </w:rPr>
      </w:pPr>
    </w:p>
    <w:p w14:paraId="4F23EA6C" w14:textId="37518F6D" w:rsidR="00907609" w:rsidRPr="00162E0B" w:rsidRDefault="000B0593" w:rsidP="00162E0B">
      <w:pPr>
        <w:rPr>
          <w:rFonts w:cs="Arial"/>
          <w:b/>
          <w:bCs/>
          <w:sz w:val="28"/>
          <w:szCs w:val="28"/>
        </w:rPr>
      </w:pPr>
      <w:r>
        <w:rPr>
          <w:rFonts w:cs="Arial" w:hint="cs"/>
          <w:b/>
          <w:bCs/>
          <w:sz w:val="28"/>
          <w:szCs w:val="28"/>
          <w:rtl/>
        </w:rPr>
        <w:t>קצת</w:t>
      </w:r>
      <w:r w:rsidR="00EF625F">
        <w:rPr>
          <w:rFonts w:cs="Arial" w:hint="cs"/>
          <w:b/>
          <w:bCs/>
          <w:sz w:val="28"/>
          <w:szCs w:val="28"/>
          <w:rtl/>
        </w:rPr>
        <w:t xml:space="preserve"> על </w:t>
      </w:r>
      <w:r w:rsidR="00EF625F">
        <w:rPr>
          <w:rFonts w:cs="Arial"/>
          <w:b/>
          <w:bCs/>
          <w:sz w:val="28"/>
          <w:szCs w:val="28"/>
        </w:rPr>
        <w:t>Code Behind</w:t>
      </w:r>
    </w:p>
    <w:p w14:paraId="2FE51B42" w14:textId="77777777" w:rsidR="00907609" w:rsidRDefault="00907609" w:rsidP="00162E0B">
      <w:pPr>
        <w:rPr>
          <w:rFonts w:ascii="Arial" w:hAnsi="Arial" w:cs="Arial"/>
          <w:color w:val="4C4C4C"/>
          <w:sz w:val="23"/>
          <w:szCs w:val="23"/>
        </w:rPr>
      </w:pPr>
      <w:r w:rsidRPr="00162E0B">
        <w:rPr>
          <w:rFonts w:ascii="Arial" w:hAnsi="Arial" w:cs="Arial"/>
          <w:color w:val="4C4C4C"/>
          <w:sz w:val="23"/>
          <w:szCs w:val="23"/>
          <w:rtl/>
        </w:rPr>
        <w:t>שפת</w:t>
      </w:r>
      <w:r w:rsidRPr="00162E0B">
        <w:rPr>
          <w:rFonts w:ascii="Arial" w:hAnsi="Arial" w:cs="Arial"/>
          <w:color w:val="4C4C4C"/>
          <w:sz w:val="23"/>
          <w:szCs w:val="23"/>
        </w:rPr>
        <w:t xml:space="preserve"> XAML </w:t>
      </w:r>
      <w:r w:rsidRPr="00162E0B">
        <w:rPr>
          <w:rFonts w:ascii="Arial" w:hAnsi="Arial" w:cs="Arial"/>
          <w:color w:val="4C4C4C"/>
          <w:sz w:val="23"/>
          <w:szCs w:val="23"/>
          <w:rtl/>
        </w:rPr>
        <w:t>מאפשרת הפרדה טובה בין הלוגיקה של האפליקציה להגדרת ממשק המשתמש</w:t>
      </w:r>
      <w:r>
        <w:rPr>
          <w:rFonts w:ascii="Arial" w:hAnsi="Arial" w:cs="Arial"/>
          <w:color w:val="4C4C4C"/>
          <w:sz w:val="23"/>
          <w:szCs w:val="23"/>
        </w:rPr>
        <w:t xml:space="preserve"> (UI).</w:t>
      </w:r>
      <w:r w:rsidRPr="00162E0B">
        <w:t> </w:t>
      </w:r>
      <w:r>
        <w:rPr>
          <w:rFonts w:ascii="Arial" w:hAnsi="Arial" w:cs="Arial"/>
          <w:color w:val="4C4C4C"/>
          <w:sz w:val="23"/>
          <w:szCs w:val="23"/>
        </w:rPr>
        <w:br/>
      </w:r>
      <w:r>
        <w:rPr>
          <w:rFonts w:ascii="Arial" w:hAnsi="Arial" w:cs="Arial"/>
          <w:color w:val="4C4C4C"/>
          <w:sz w:val="23"/>
          <w:szCs w:val="23"/>
          <w:rtl/>
        </w:rPr>
        <w:t>בדרך כלל, ליד קובץ</w:t>
      </w:r>
      <w:r>
        <w:rPr>
          <w:rFonts w:ascii="Arial" w:hAnsi="Arial" w:cs="Arial"/>
          <w:color w:val="4C4C4C"/>
          <w:sz w:val="23"/>
          <w:szCs w:val="23"/>
        </w:rPr>
        <w:t xml:space="preserve"> XAML </w:t>
      </w:r>
      <w:r>
        <w:rPr>
          <w:rFonts w:ascii="Arial" w:hAnsi="Arial" w:cs="Arial"/>
          <w:color w:val="4C4C4C"/>
          <w:sz w:val="23"/>
          <w:szCs w:val="23"/>
          <w:rtl/>
        </w:rPr>
        <w:t>ישנו קובץ קוד בשפת</w:t>
      </w:r>
      <w:r>
        <w:rPr>
          <w:rFonts w:ascii="Arial" w:hAnsi="Arial" w:cs="Arial"/>
          <w:color w:val="4C4C4C"/>
          <w:sz w:val="23"/>
          <w:szCs w:val="23"/>
        </w:rPr>
        <w:t xml:space="preserve"> #C, </w:t>
      </w:r>
      <w:r>
        <w:rPr>
          <w:rFonts w:ascii="Arial" w:hAnsi="Arial" w:cs="Arial"/>
          <w:color w:val="4C4C4C"/>
          <w:sz w:val="23"/>
          <w:szCs w:val="23"/>
          <w:rtl/>
        </w:rPr>
        <w:t>שמכיל קוד שנדרש ע"י קובץ ה</w:t>
      </w:r>
      <w:r>
        <w:rPr>
          <w:rFonts w:ascii="Arial" w:hAnsi="Arial" w:cs="Arial"/>
          <w:color w:val="4C4C4C"/>
          <w:sz w:val="23"/>
          <w:szCs w:val="23"/>
        </w:rPr>
        <w:t xml:space="preserve">XAML, </w:t>
      </w:r>
      <w:r>
        <w:rPr>
          <w:rFonts w:ascii="Arial" w:hAnsi="Arial" w:cs="Arial"/>
          <w:color w:val="4C4C4C"/>
          <w:sz w:val="23"/>
          <w:szCs w:val="23"/>
          <w:rtl/>
        </w:rPr>
        <w:t>לדוגמא פונקציות שיקראו בעת לחיצה על כפתור. קובץ הקוד הנ"ל נקרא לעיתים</w:t>
      </w:r>
      <w:r>
        <w:rPr>
          <w:rFonts w:ascii="Arial" w:hAnsi="Arial" w:cs="Arial"/>
          <w:color w:val="4C4C4C"/>
          <w:sz w:val="23"/>
          <w:szCs w:val="23"/>
        </w:rPr>
        <w:t xml:space="preserve"> code-behind file.</w:t>
      </w:r>
    </w:p>
    <w:p w14:paraId="03538DA5" w14:textId="4A3139FE" w:rsidR="00907609" w:rsidRDefault="00907609" w:rsidP="00907609">
      <w:pPr>
        <w:pStyle w:val="NormalWeb"/>
        <w:shd w:val="clear" w:color="auto" w:fill="FFFFFF"/>
        <w:spacing w:before="0" w:beforeAutospacing="0" w:after="300" w:afterAutospacing="0"/>
        <w:jc w:val="right"/>
        <w:textAlignment w:val="baseline"/>
        <w:rPr>
          <w:rFonts w:ascii="Arial" w:hAnsi="Arial" w:cs="Arial"/>
          <w:color w:val="4C4C4C"/>
          <w:sz w:val="23"/>
          <w:szCs w:val="23"/>
        </w:rPr>
      </w:pPr>
      <w:r>
        <w:rPr>
          <w:rFonts w:ascii="Arial" w:hAnsi="Arial" w:cs="Arial"/>
          <w:color w:val="4C4C4C"/>
          <w:sz w:val="23"/>
          <w:szCs w:val="23"/>
          <w:rtl/>
        </w:rPr>
        <w:t>אם לקובץ ה</w:t>
      </w:r>
      <w:r>
        <w:rPr>
          <w:rFonts w:ascii="Arial" w:hAnsi="Arial" w:cs="Arial"/>
          <w:color w:val="4C4C4C"/>
          <w:sz w:val="23"/>
          <w:szCs w:val="23"/>
        </w:rPr>
        <w:t xml:space="preserve">XAML </w:t>
      </w:r>
      <w:r>
        <w:rPr>
          <w:rFonts w:ascii="Arial" w:hAnsi="Arial" w:cs="Arial"/>
          <w:color w:val="4C4C4C"/>
          <w:sz w:val="23"/>
          <w:szCs w:val="23"/>
          <w:rtl/>
        </w:rPr>
        <w:t>שלנו קוראים</w:t>
      </w:r>
      <w:r>
        <w:rPr>
          <w:rFonts w:ascii="Arial" w:hAnsi="Arial" w:cs="Arial"/>
          <w:color w:val="4C4C4C"/>
          <w:sz w:val="23"/>
          <w:szCs w:val="23"/>
        </w:rPr>
        <w:t xml:space="preserve"> MainWindow.XAML </w:t>
      </w:r>
      <w:r w:rsidR="00430431">
        <w:rPr>
          <w:rFonts w:ascii="Arial" w:hAnsi="Arial" w:cs="Arial" w:hint="cs"/>
          <w:color w:val="4C4C4C"/>
          <w:sz w:val="23"/>
          <w:szCs w:val="23"/>
          <w:rtl/>
        </w:rPr>
        <w:t xml:space="preserve"> </w:t>
      </w:r>
      <w:r>
        <w:rPr>
          <w:rFonts w:ascii="Arial" w:hAnsi="Arial" w:cs="Arial"/>
          <w:color w:val="4C4C4C"/>
          <w:sz w:val="23"/>
          <w:szCs w:val="23"/>
          <w:rtl/>
        </w:rPr>
        <w:t>אזי קובץ ה</w:t>
      </w:r>
      <w:r>
        <w:rPr>
          <w:rFonts w:ascii="Arial" w:hAnsi="Arial" w:cs="Arial"/>
          <w:color w:val="4C4C4C"/>
          <w:sz w:val="23"/>
          <w:szCs w:val="23"/>
        </w:rPr>
        <w:t xml:space="preserve">code-behind </w:t>
      </w:r>
      <w:r>
        <w:rPr>
          <w:rFonts w:ascii="Arial" w:hAnsi="Arial" w:cs="Arial"/>
          <w:color w:val="4C4C4C"/>
          <w:sz w:val="23"/>
          <w:szCs w:val="23"/>
          <w:rtl/>
        </w:rPr>
        <w:t>יקרא</w:t>
      </w:r>
      <w:r>
        <w:rPr>
          <w:rFonts w:ascii="Arial" w:hAnsi="Arial" w:cs="Arial"/>
          <w:color w:val="4C4C4C"/>
          <w:sz w:val="23"/>
          <w:szCs w:val="23"/>
        </w:rPr>
        <w:t xml:space="preserve">: MainWindow.XAML.cs. </w:t>
      </w:r>
      <w:r>
        <w:rPr>
          <w:rFonts w:ascii="Arial" w:hAnsi="Arial" w:cs="Arial"/>
          <w:color w:val="4C4C4C"/>
          <w:sz w:val="23"/>
          <w:szCs w:val="23"/>
          <w:rtl/>
        </w:rPr>
        <w:t>ניתן לראות קובץ זה ב</w:t>
      </w:r>
      <w:r>
        <w:rPr>
          <w:rFonts w:ascii="Arial" w:hAnsi="Arial" w:cs="Arial"/>
          <w:color w:val="4C4C4C"/>
          <w:sz w:val="23"/>
          <w:szCs w:val="23"/>
        </w:rPr>
        <w:t xml:space="preserve"> Visual Studio </w:t>
      </w:r>
      <w:r>
        <w:rPr>
          <w:rFonts w:ascii="Arial" w:hAnsi="Arial" w:cs="Arial"/>
          <w:color w:val="4C4C4C"/>
          <w:sz w:val="23"/>
          <w:szCs w:val="23"/>
          <w:rtl/>
        </w:rPr>
        <w:t>ע"י לחיצה על הסימן שמשמאל לקובץ ה</w:t>
      </w:r>
      <w:r>
        <w:rPr>
          <w:rFonts w:ascii="Arial" w:hAnsi="Arial" w:cs="Arial"/>
          <w:color w:val="4C4C4C"/>
          <w:sz w:val="23"/>
          <w:szCs w:val="23"/>
        </w:rPr>
        <w:t>XAML</w:t>
      </w:r>
    </w:p>
    <w:p w14:paraId="224C7C9B" w14:textId="77777777" w:rsidR="00907609" w:rsidRDefault="00907609" w:rsidP="00907609">
      <w:pPr>
        <w:pStyle w:val="NormalWeb"/>
        <w:shd w:val="clear" w:color="auto" w:fill="FFFFFF"/>
        <w:spacing w:before="0" w:beforeAutospacing="0" w:after="300" w:afterAutospacing="0"/>
        <w:jc w:val="right"/>
        <w:textAlignment w:val="baseline"/>
        <w:rPr>
          <w:rFonts w:ascii="Arial" w:hAnsi="Arial" w:cs="Arial"/>
          <w:color w:val="4C4C4C"/>
          <w:sz w:val="23"/>
          <w:szCs w:val="23"/>
        </w:rPr>
      </w:pPr>
      <w:r>
        <w:rPr>
          <w:rFonts w:ascii="Arial" w:hAnsi="Arial" w:cs="Arial"/>
          <w:color w:val="4C4C4C"/>
          <w:sz w:val="23"/>
          <w:szCs w:val="23"/>
          <w:rtl/>
        </w:rPr>
        <w:t>נניח ונרצה בקובץ ה</w:t>
      </w:r>
      <w:r>
        <w:rPr>
          <w:rFonts w:ascii="Arial" w:hAnsi="Arial" w:cs="Arial"/>
          <w:color w:val="4C4C4C"/>
          <w:sz w:val="23"/>
          <w:szCs w:val="23"/>
        </w:rPr>
        <w:t xml:space="preserve"> code-behind </w:t>
      </w:r>
      <w:r>
        <w:rPr>
          <w:rFonts w:ascii="Arial" w:hAnsi="Arial" w:cs="Arial"/>
          <w:color w:val="4C4C4C"/>
          <w:sz w:val="23"/>
          <w:szCs w:val="23"/>
          <w:rtl/>
        </w:rPr>
        <w:t>לבצע שינויים על אלמנטים ב</w:t>
      </w:r>
      <w:r>
        <w:rPr>
          <w:rFonts w:ascii="Arial" w:hAnsi="Arial" w:cs="Arial"/>
          <w:color w:val="4C4C4C"/>
          <w:sz w:val="23"/>
          <w:szCs w:val="23"/>
        </w:rPr>
        <w:t xml:space="preserve">UI, </w:t>
      </w:r>
      <w:r>
        <w:rPr>
          <w:rFonts w:ascii="Arial" w:hAnsi="Arial" w:cs="Arial"/>
          <w:color w:val="4C4C4C"/>
          <w:sz w:val="23"/>
          <w:szCs w:val="23"/>
          <w:rtl/>
        </w:rPr>
        <w:t>לדוגמא לשנות את גודל הפונט של הכפתור ל16. כיצד נוכל לעשות זאת</w:t>
      </w:r>
      <w:r>
        <w:rPr>
          <w:rFonts w:ascii="Arial" w:hAnsi="Arial" w:cs="Arial"/>
          <w:color w:val="4C4C4C"/>
          <w:sz w:val="23"/>
          <w:szCs w:val="23"/>
        </w:rPr>
        <w:t>?</w:t>
      </w:r>
    </w:p>
    <w:p w14:paraId="6B551BB9" w14:textId="77777777" w:rsidR="00907609" w:rsidRDefault="00907609" w:rsidP="00907609">
      <w:pPr>
        <w:pStyle w:val="Heading3"/>
        <w:shd w:val="clear" w:color="auto" w:fill="FFFFFF"/>
        <w:spacing w:before="450" w:beforeAutospacing="0" w:after="30" w:afterAutospacing="0" w:line="330" w:lineRule="atLeast"/>
        <w:jc w:val="right"/>
        <w:textAlignment w:val="baseline"/>
        <w:rPr>
          <w:rFonts w:ascii="Arial" w:hAnsi="Arial" w:cs="Arial"/>
          <w:color w:val="444444"/>
          <w:sz w:val="23"/>
          <w:szCs w:val="23"/>
        </w:rPr>
      </w:pPr>
      <w:r>
        <w:rPr>
          <w:rFonts w:ascii="Arial" w:hAnsi="Arial" w:cs="Arial"/>
          <w:color w:val="444444"/>
          <w:sz w:val="23"/>
          <w:szCs w:val="23"/>
          <w:rtl/>
        </w:rPr>
        <w:t>הוספת שם לאלמנט</w:t>
      </w:r>
    </w:p>
    <w:p w14:paraId="3B158B1B" w14:textId="77777777" w:rsidR="00907609" w:rsidRDefault="00907609" w:rsidP="00907609">
      <w:pPr>
        <w:pStyle w:val="NormalWeb"/>
        <w:shd w:val="clear" w:color="auto" w:fill="FFFFFF"/>
        <w:spacing w:before="0" w:beforeAutospacing="0" w:after="0" w:afterAutospacing="0"/>
        <w:jc w:val="right"/>
        <w:textAlignment w:val="baseline"/>
        <w:rPr>
          <w:rFonts w:ascii="Arial" w:hAnsi="Arial" w:cs="Arial"/>
          <w:color w:val="4C4C4C"/>
          <w:sz w:val="23"/>
          <w:szCs w:val="23"/>
        </w:rPr>
      </w:pPr>
      <w:r>
        <w:rPr>
          <w:rFonts w:ascii="Arial" w:hAnsi="Arial" w:cs="Arial"/>
          <w:color w:val="4C4C4C"/>
          <w:sz w:val="23"/>
          <w:szCs w:val="23"/>
          <w:rtl/>
        </w:rPr>
        <w:t>לצורך כך ראשית יש לתת שם לכפתור המבוקש. נעשה זאת ע"י הוספה של התכונה</w:t>
      </w:r>
      <w:r>
        <w:rPr>
          <w:rStyle w:val="apple-converted-space"/>
          <w:rFonts w:ascii="Arial" w:hAnsi="Arial" w:cs="Arial"/>
          <w:color w:val="4C4C4C"/>
          <w:sz w:val="23"/>
          <w:szCs w:val="23"/>
          <w:rtl/>
        </w:rPr>
        <w:t> </w:t>
      </w:r>
      <w:r>
        <w:rPr>
          <w:rStyle w:val="Strong"/>
          <w:rFonts w:ascii="inherit" w:hAnsi="inherit" w:cs="Arial"/>
          <w:color w:val="4C4C4C"/>
          <w:sz w:val="23"/>
          <w:szCs w:val="23"/>
          <w:bdr w:val="none" w:sz="0" w:space="0" w:color="auto" w:frame="1"/>
        </w:rPr>
        <w:t>x:Name</w:t>
      </w:r>
      <w:r>
        <w:rPr>
          <w:rStyle w:val="apple-converted-space"/>
          <w:rFonts w:ascii="Arial" w:hAnsi="Arial" w:cs="Arial"/>
          <w:color w:val="4C4C4C"/>
          <w:sz w:val="23"/>
          <w:szCs w:val="23"/>
        </w:rPr>
        <w:t> </w:t>
      </w:r>
      <w:r>
        <w:rPr>
          <w:rFonts w:ascii="Arial" w:hAnsi="Arial" w:cs="Arial"/>
          <w:color w:val="4C4C4C"/>
          <w:sz w:val="23"/>
          <w:szCs w:val="23"/>
          <w:rtl/>
        </w:rPr>
        <w:t>לכפתור באופן</w:t>
      </w:r>
      <w:r>
        <w:rPr>
          <w:rStyle w:val="apple-converted-space"/>
          <w:rFonts w:ascii="Arial" w:hAnsi="Arial" w:cs="Arial"/>
          <w:color w:val="4C4C4C"/>
          <w:sz w:val="23"/>
          <w:szCs w:val="23"/>
          <w:rtl/>
        </w:rPr>
        <w:t> </w:t>
      </w:r>
      <w:r>
        <w:rPr>
          <w:rFonts w:ascii="Arial" w:hAnsi="Arial" w:cs="Arial"/>
          <w:color w:val="4C4C4C"/>
          <w:sz w:val="23"/>
          <w:szCs w:val="23"/>
          <w:rtl/>
        </w:rPr>
        <w:t xml:space="preserve"> הבא</w:t>
      </w:r>
      <w:r>
        <w:rPr>
          <w:rFonts w:ascii="Arial" w:hAnsi="Arial" w:cs="Arial"/>
          <w:color w:val="4C4C4C"/>
          <w:sz w:val="23"/>
          <w:szCs w:val="23"/>
        </w:rPr>
        <w:t>:</w:t>
      </w:r>
    </w:p>
    <w:p w14:paraId="3EE9996A" w14:textId="5B5C86BB" w:rsidR="000A7E86" w:rsidRDefault="000A7E86" w:rsidP="000A7E86">
      <w:pPr>
        <w:rPr>
          <w:rFonts w:cs="Arial"/>
          <w:rtl/>
        </w:rPr>
      </w:pPr>
    </w:p>
    <w:p w14:paraId="63E03499" w14:textId="698937D6" w:rsidR="004D6E30" w:rsidRPr="00D4501D" w:rsidRDefault="00DC7734" w:rsidP="00D4501D">
      <w:pPr>
        <w:rPr>
          <w:b/>
          <w:bCs/>
          <w:sz w:val="28"/>
          <w:szCs w:val="28"/>
          <w:rtl/>
        </w:rPr>
      </w:pPr>
      <w:r w:rsidRPr="00D4501D">
        <w:rPr>
          <w:rFonts w:hint="cs"/>
          <w:b/>
          <w:bCs/>
          <w:sz w:val="28"/>
          <w:szCs w:val="28"/>
          <w:rtl/>
        </w:rPr>
        <w:t>משימה ראשונה</w:t>
      </w:r>
      <w:r w:rsidR="004D6E30" w:rsidRPr="00D4501D">
        <w:rPr>
          <w:rFonts w:hint="cs"/>
          <w:b/>
          <w:bCs/>
          <w:sz w:val="28"/>
          <w:szCs w:val="28"/>
          <w:rtl/>
        </w:rPr>
        <w:t xml:space="preserve"> </w:t>
      </w:r>
      <w:r w:rsidR="004D6E30" w:rsidRPr="00D4501D">
        <w:rPr>
          <w:b/>
          <w:bCs/>
          <w:sz w:val="28"/>
          <w:szCs w:val="28"/>
          <w:rtl/>
        </w:rPr>
        <w:t>–</w:t>
      </w:r>
      <w:r w:rsidR="004D6E30" w:rsidRPr="00D4501D">
        <w:rPr>
          <w:rFonts w:hint="cs"/>
          <w:b/>
          <w:bCs/>
          <w:sz w:val="28"/>
          <w:szCs w:val="28"/>
          <w:rtl/>
        </w:rPr>
        <w:t xml:space="preserve"> עיצוב החלונות</w:t>
      </w:r>
    </w:p>
    <w:p w14:paraId="2F878270" w14:textId="77777777" w:rsidR="00D4501D" w:rsidRDefault="00D4501D" w:rsidP="00DC7734">
      <w:pPr>
        <w:pStyle w:val="ListParagraph"/>
        <w:ind w:left="360"/>
        <w:rPr>
          <w:b/>
          <w:bCs/>
          <w:sz w:val="28"/>
          <w:szCs w:val="28"/>
          <w:rtl/>
        </w:rPr>
      </w:pPr>
    </w:p>
    <w:p w14:paraId="31B5423B" w14:textId="6ACE065A" w:rsidR="00D4501D" w:rsidRPr="00DC7734" w:rsidRDefault="00D4501D" w:rsidP="00D4501D">
      <w:pPr>
        <w:pStyle w:val="ListParagraph"/>
        <w:ind w:left="360"/>
        <w:jc w:val="center"/>
        <w:rPr>
          <w:b/>
          <w:bCs/>
          <w:sz w:val="40"/>
          <w:szCs w:val="40"/>
          <w:rtl/>
        </w:rPr>
      </w:pPr>
      <w:r w:rsidRPr="00DC7734">
        <w:rPr>
          <w:rFonts w:hint="cs"/>
          <w:b/>
          <w:bCs/>
          <w:sz w:val="40"/>
          <w:szCs w:val="40"/>
          <w:rtl/>
        </w:rPr>
        <w:t>בנו</w:t>
      </w:r>
      <w:r w:rsidRPr="00DC7734">
        <w:rPr>
          <w:b/>
          <w:bCs/>
          <w:sz w:val="40"/>
          <w:szCs w:val="40"/>
          <w:rtl/>
        </w:rPr>
        <w:t xml:space="preserve"> </w:t>
      </w:r>
      <w:r>
        <w:rPr>
          <w:rFonts w:hint="cs"/>
          <w:b/>
          <w:bCs/>
          <w:sz w:val="40"/>
          <w:szCs w:val="40"/>
          <w:rtl/>
        </w:rPr>
        <w:t xml:space="preserve">את </w:t>
      </w:r>
      <w:r w:rsidRPr="00DC7734">
        <w:rPr>
          <w:rFonts w:hint="cs"/>
          <w:b/>
          <w:bCs/>
          <w:sz w:val="40"/>
          <w:szCs w:val="40"/>
          <w:rtl/>
        </w:rPr>
        <w:t>שני</w:t>
      </w:r>
      <w:r w:rsidRPr="00DC7734">
        <w:rPr>
          <w:b/>
          <w:bCs/>
          <w:sz w:val="40"/>
          <w:szCs w:val="40"/>
          <w:rtl/>
        </w:rPr>
        <w:t xml:space="preserve"> </w:t>
      </w:r>
      <w:r w:rsidRPr="00DC7734">
        <w:rPr>
          <w:rFonts w:hint="cs"/>
          <w:b/>
          <w:bCs/>
          <w:sz w:val="40"/>
          <w:szCs w:val="40"/>
          <w:rtl/>
        </w:rPr>
        <w:t>המסכים</w:t>
      </w:r>
      <w:r w:rsidRPr="00DC7734">
        <w:rPr>
          <w:b/>
          <w:bCs/>
          <w:sz w:val="40"/>
          <w:szCs w:val="40"/>
          <w:rtl/>
        </w:rPr>
        <w:t xml:space="preserve"> </w:t>
      </w:r>
      <w:r>
        <w:rPr>
          <w:rFonts w:hint="cs"/>
          <w:b/>
          <w:bCs/>
          <w:sz w:val="40"/>
          <w:szCs w:val="40"/>
          <w:rtl/>
        </w:rPr>
        <w:t>הבאים</w:t>
      </w:r>
      <w:r w:rsidRPr="00DC7734">
        <w:rPr>
          <w:b/>
          <w:bCs/>
          <w:sz w:val="40"/>
          <w:szCs w:val="40"/>
          <w:rtl/>
        </w:rPr>
        <w:t xml:space="preserve"> </w:t>
      </w:r>
      <w:r w:rsidRPr="00DC7734">
        <w:rPr>
          <w:rFonts w:hint="cs"/>
          <w:b/>
          <w:bCs/>
          <w:sz w:val="40"/>
          <w:szCs w:val="40"/>
          <w:rtl/>
        </w:rPr>
        <w:t>באמצעות</w:t>
      </w:r>
      <w:r w:rsidRPr="00DC7734">
        <w:rPr>
          <w:b/>
          <w:bCs/>
          <w:sz w:val="40"/>
          <w:szCs w:val="40"/>
          <w:rtl/>
        </w:rPr>
        <w:t xml:space="preserve"> </w:t>
      </w:r>
      <w:r w:rsidRPr="00DC7734">
        <w:rPr>
          <w:b/>
          <w:bCs/>
          <w:sz w:val="40"/>
          <w:szCs w:val="40"/>
        </w:rPr>
        <w:t>XAML</w:t>
      </w:r>
      <w:r w:rsidRPr="00DC7734">
        <w:rPr>
          <w:b/>
          <w:bCs/>
          <w:sz w:val="40"/>
          <w:szCs w:val="40"/>
          <w:rtl/>
        </w:rPr>
        <w:t>.</w:t>
      </w:r>
    </w:p>
    <w:p w14:paraId="68144CCB" w14:textId="77777777" w:rsidR="004D6E30" w:rsidRDefault="004D6E30" w:rsidP="004D6E30">
      <w:pPr>
        <w:pStyle w:val="ListParagraph"/>
        <w:ind w:left="360"/>
        <w:rPr>
          <w:rtl/>
        </w:rPr>
      </w:pPr>
    </w:p>
    <w:p w14:paraId="6DD2F25E" w14:textId="77777777" w:rsidR="004D6E30" w:rsidRPr="00FB2669" w:rsidRDefault="004D6E30" w:rsidP="004D6E30">
      <w:pPr>
        <w:pStyle w:val="ListParagraph"/>
        <w:ind w:left="360"/>
        <w:rPr>
          <w:b/>
          <w:bCs/>
          <w:rtl/>
        </w:rPr>
      </w:pPr>
      <w:r w:rsidRPr="00FB2669">
        <w:rPr>
          <w:rFonts w:hint="cs"/>
          <w:b/>
          <w:bCs/>
          <w:rtl/>
        </w:rPr>
        <w:t>חלון</w:t>
      </w:r>
      <w:r w:rsidRPr="00FB2669">
        <w:rPr>
          <w:b/>
          <w:bCs/>
          <w:rtl/>
        </w:rPr>
        <w:t xml:space="preserve"> </w:t>
      </w:r>
      <w:r w:rsidRPr="00FB2669">
        <w:rPr>
          <w:rFonts w:hint="cs"/>
          <w:b/>
          <w:bCs/>
          <w:rtl/>
        </w:rPr>
        <w:t>התחברות</w:t>
      </w:r>
      <w:r w:rsidRPr="00FB2669">
        <w:rPr>
          <w:b/>
          <w:bCs/>
          <w:rtl/>
        </w:rPr>
        <w:t>:</w:t>
      </w:r>
    </w:p>
    <w:p w14:paraId="50A8EC32" w14:textId="77777777" w:rsidR="004D6E30" w:rsidRDefault="004D6E30" w:rsidP="004D6E30">
      <w:pPr>
        <w:pStyle w:val="ListParagraph"/>
        <w:ind w:left="360"/>
        <w:jc w:val="center"/>
        <w:rPr>
          <w:rtl/>
        </w:rPr>
      </w:pPr>
      <w:r>
        <w:rPr>
          <w:noProof/>
        </w:rPr>
        <w:lastRenderedPageBreak/>
        <w:drawing>
          <wp:inline distT="0" distB="0" distL="0" distR="0" wp14:anchorId="4D9CE406" wp14:editId="16E49D2A">
            <wp:extent cx="2723809" cy="1485714"/>
            <wp:effectExtent l="0" t="0" r="63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23809" cy="1485714"/>
                    </a:xfrm>
                    <a:prstGeom prst="rect">
                      <a:avLst/>
                    </a:prstGeom>
                  </pic:spPr>
                </pic:pic>
              </a:graphicData>
            </a:graphic>
          </wp:inline>
        </w:drawing>
      </w:r>
    </w:p>
    <w:p w14:paraId="7B7A114D" w14:textId="77777777" w:rsidR="004D6E30" w:rsidRDefault="004D6E30" w:rsidP="004D6E30">
      <w:pPr>
        <w:pStyle w:val="ListParagraph"/>
        <w:ind w:left="360"/>
        <w:rPr>
          <w:rtl/>
        </w:rPr>
      </w:pPr>
    </w:p>
    <w:p w14:paraId="14F6C0B2" w14:textId="77777777" w:rsidR="004D6E30" w:rsidRPr="00FB2669" w:rsidRDefault="004D6E30" w:rsidP="004D6E30">
      <w:pPr>
        <w:pStyle w:val="ListParagraph"/>
        <w:ind w:left="360"/>
        <w:rPr>
          <w:b/>
          <w:bCs/>
          <w:rtl/>
        </w:rPr>
      </w:pPr>
      <w:r w:rsidRPr="00FB2669">
        <w:rPr>
          <w:rFonts w:hint="cs"/>
          <w:b/>
          <w:bCs/>
          <w:rtl/>
        </w:rPr>
        <w:t>חלון</w:t>
      </w:r>
      <w:r w:rsidRPr="00FB2669">
        <w:rPr>
          <w:b/>
          <w:bCs/>
          <w:rtl/>
        </w:rPr>
        <w:t xml:space="preserve"> </w:t>
      </w:r>
      <w:r w:rsidRPr="00FB2669">
        <w:rPr>
          <w:rFonts w:hint="cs"/>
          <w:b/>
          <w:bCs/>
          <w:rtl/>
        </w:rPr>
        <w:t>ראשי</w:t>
      </w:r>
      <w:r w:rsidRPr="00FB2669">
        <w:rPr>
          <w:b/>
          <w:bCs/>
          <w:rtl/>
        </w:rPr>
        <w:t>:</w:t>
      </w:r>
    </w:p>
    <w:p w14:paraId="594B1ABE" w14:textId="77777777" w:rsidR="004D6E30" w:rsidRDefault="004D6E30" w:rsidP="004D6E30">
      <w:pPr>
        <w:pStyle w:val="ListParagraph"/>
        <w:ind w:left="360"/>
        <w:jc w:val="center"/>
        <w:rPr>
          <w:rtl/>
        </w:rPr>
      </w:pPr>
    </w:p>
    <w:p w14:paraId="314DE010" w14:textId="77777777" w:rsidR="004D6E30" w:rsidRDefault="004D6E30" w:rsidP="004D6E30">
      <w:pPr>
        <w:pStyle w:val="ListParagraph"/>
        <w:ind w:left="360"/>
        <w:jc w:val="center"/>
        <w:rPr>
          <w:rtl/>
        </w:rPr>
      </w:pPr>
      <w:r>
        <w:rPr>
          <w:noProof/>
        </w:rPr>
        <w:drawing>
          <wp:inline distT="0" distB="0" distL="0" distR="0" wp14:anchorId="5B6E05B6" wp14:editId="26DDEC76">
            <wp:extent cx="4266667" cy="2371429"/>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66667" cy="2371429"/>
                    </a:xfrm>
                    <a:prstGeom prst="rect">
                      <a:avLst/>
                    </a:prstGeom>
                  </pic:spPr>
                </pic:pic>
              </a:graphicData>
            </a:graphic>
          </wp:inline>
        </w:drawing>
      </w:r>
    </w:p>
    <w:p w14:paraId="13999504" w14:textId="77777777" w:rsidR="004D6E30" w:rsidRDefault="004D6E30" w:rsidP="004D6E30">
      <w:pPr>
        <w:pStyle w:val="ListParagraph"/>
        <w:ind w:left="360"/>
        <w:rPr>
          <w:rtl/>
        </w:rPr>
      </w:pPr>
      <w:r>
        <w:rPr>
          <w:rFonts w:hint="cs"/>
          <w:rtl/>
        </w:rPr>
        <w:t>בצד ימין של החלון ניתן לבחור תאריך והמערכת תציג מי חוגג יום הולדת בתאריך הנבחר, צד שמאל של החלון נועד להוסיף תאריכי ימי הולדת נוספים.</w:t>
      </w:r>
    </w:p>
    <w:p w14:paraId="05F66DB5" w14:textId="77777777" w:rsidR="004D6E30" w:rsidRDefault="004D6E30" w:rsidP="004D6E30">
      <w:pPr>
        <w:pStyle w:val="ListParagraph"/>
        <w:ind w:left="360"/>
        <w:rPr>
          <w:rtl/>
        </w:rPr>
      </w:pPr>
    </w:p>
    <w:p w14:paraId="66797731" w14:textId="77777777" w:rsidR="00DC7734" w:rsidRDefault="00DC7734" w:rsidP="00DC7734">
      <w:pPr>
        <w:pStyle w:val="ListParagraph"/>
        <w:ind w:left="360"/>
        <w:jc w:val="center"/>
        <w:rPr>
          <w:b/>
          <w:bCs/>
          <w:sz w:val="40"/>
          <w:szCs w:val="40"/>
          <w:rtl/>
        </w:rPr>
      </w:pPr>
    </w:p>
    <w:p w14:paraId="6353E616" w14:textId="0CB01642" w:rsidR="009D0780" w:rsidRDefault="009D0780" w:rsidP="004D6E30">
      <w:pPr>
        <w:pStyle w:val="ListParagraph"/>
        <w:ind w:left="360"/>
        <w:rPr>
          <w:b/>
          <w:bCs/>
          <w:rtl/>
        </w:rPr>
      </w:pPr>
    </w:p>
    <w:p w14:paraId="713D644E" w14:textId="33FBEEB3" w:rsidR="00057924" w:rsidRDefault="00057924" w:rsidP="004D6E30">
      <w:pPr>
        <w:pStyle w:val="ListParagraph"/>
        <w:ind w:left="360"/>
        <w:rPr>
          <w:b/>
          <w:bCs/>
          <w:rtl/>
        </w:rPr>
      </w:pPr>
    </w:p>
    <w:p w14:paraId="7B0471F3" w14:textId="77777777" w:rsidR="00057924" w:rsidRPr="00FB2669" w:rsidRDefault="00057924" w:rsidP="004D6E30">
      <w:pPr>
        <w:pStyle w:val="ListParagraph"/>
        <w:ind w:left="360"/>
        <w:rPr>
          <w:b/>
          <w:bCs/>
          <w:rtl/>
        </w:rPr>
      </w:pPr>
    </w:p>
    <w:p w14:paraId="53385511" w14:textId="03E628A1" w:rsidR="004D6E30" w:rsidRPr="00DC7734" w:rsidRDefault="009D0780" w:rsidP="002A280D">
      <w:pPr>
        <w:rPr>
          <w:b/>
          <w:bCs/>
          <w:rtl/>
        </w:rPr>
      </w:pPr>
      <w:r w:rsidRPr="00DC7734">
        <w:rPr>
          <w:rFonts w:hint="cs"/>
          <w:b/>
          <w:bCs/>
          <w:rtl/>
        </w:rPr>
        <w:t>מקורות מידע מומלצים (לפי הסדר):</w:t>
      </w:r>
    </w:p>
    <w:p w14:paraId="77C8F833" w14:textId="79EF4E5C" w:rsidR="009D0780" w:rsidRPr="00DC7734" w:rsidRDefault="009D0780" w:rsidP="00DC7734">
      <w:pPr>
        <w:pStyle w:val="ListParagraph"/>
        <w:numPr>
          <w:ilvl w:val="0"/>
          <w:numId w:val="4"/>
        </w:numPr>
        <w:rPr>
          <w:rtl/>
        </w:rPr>
      </w:pPr>
      <w:r w:rsidRPr="00DC7734">
        <w:rPr>
          <w:rFonts w:hint="cs"/>
          <w:rtl/>
        </w:rPr>
        <w:t xml:space="preserve">שלושת המאמרים הבאים על מנת להכיר את </w:t>
      </w:r>
      <w:r w:rsidRPr="00DC7734">
        <w:rPr>
          <w:rFonts w:hint="cs"/>
        </w:rPr>
        <w:t>XAML</w:t>
      </w:r>
      <w:r w:rsidRPr="00DC7734">
        <w:rPr>
          <w:rFonts w:hint="cs"/>
          <w:rtl/>
        </w:rPr>
        <w:t>:</w:t>
      </w:r>
    </w:p>
    <w:p w14:paraId="73E6AFFD" w14:textId="77777777" w:rsidR="009D0780" w:rsidRDefault="003B7370" w:rsidP="009D0780">
      <w:pPr>
        <w:numPr>
          <w:ilvl w:val="0"/>
          <w:numId w:val="3"/>
        </w:numPr>
        <w:bidi w:val="0"/>
        <w:spacing w:before="100" w:beforeAutospacing="1" w:after="100" w:afterAutospacing="1" w:line="360" w:lineRule="auto"/>
        <w:rPr>
          <w:rFonts w:ascii="Arial" w:hAnsi="Arial" w:cs="Arial"/>
          <w:color w:val="666666"/>
          <w:sz w:val="19"/>
          <w:szCs w:val="19"/>
        </w:rPr>
      </w:pPr>
      <w:hyperlink r:id="rId21" w:tooltip="What is XAML?" w:history="1">
        <w:r w:rsidR="009D0780">
          <w:rPr>
            <w:rStyle w:val="Hyperlink"/>
            <w:rFonts w:ascii="Arial" w:hAnsi="Arial" w:cs="Arial"/>
            <w:sz w:val="19"/>
            <w:szCs w:val="19"/>
          </w:rPr>
          <w:t>What is XAML?</w:t>
        </w:r>
      </w:hyperlink>
    </w:p>
    <w:p w14:paraId="73FA79AA" w14:textId="77777777" w:rsidR="009D0780" w:rsidRDefault="003B7370" w:rsidP="009D0780">
      <w:pPr>
        <w:numPr>
          <w:ilvl w:val="0"/>
          <w:numId w:val="3"/>
        </w:numPr>
        <w:bidi w:val="0"/>
        <w:spacing w:before="100" w:beforeAutospacing="1" w:after="100" w:afterAutospacing="1" w:line="360" w:lineRule="auto"/>
        <w:rPr>
          <w:rFonts w:ascii="Arial" w:hAnsi="Arial" w:cs="Arial"/>
          <w:color w:val="666666"/>
          <w:sz w:val="19"/>
          <w:szCs w:val="19"/>
        </w:rPr>
      </w:pPr>
      <w:hyperlink r:id="rId22" w:tooltip="Basic XAML" w:history="1">
        <w:r w:rsidR="009D0780">
          <w:rPr>
            <w:rStyle w:val="Hyperlink"/>
            <w:rFonts w:ascii="Arial" w:hAnsi="Arial" w:cs="Arial"/>
            <w:sz w:val="19"/>
            <w:szCs w:val="19"/>
          </w:rPr>
          <w:t>Basic XAML</w:t>
        </w:r>
      </w:hyperlink>
    </w:p>
    <w:p w14:paraId="6B1A593B" w14:textId="77777777" w:rsidR="009D0780" w:rsidRDefault="003B7370" w:rsidP="009D0780">
      <w:pPr>
        <w:numPr>
          <w:ilvl w:val="0"/>
          <w:numId w:val="3"/>
        </w:numPr>
        <w:bidi w:val="0"/>
        <w:spacing w:before="100" w:beforeAutospacing="1" w:after="100" w:afterAutospacing="1" w:line="360" w:lineRule="auto"/>
        <w:rPr>
          <w:rFonts w:ascii="Arial" w:hAnsi="Arial" w:cs="Arial"/>
          <w:color w:val="666666"/>
          <w:sz w:val="19"/>
          <w:szCs w:val="19"/>
        </w:rPr>
      </w:pPr>
      <w:hyperlink r:id="rId23" w:history="1">
        <w:r w:rsidR="009D0780" w:rsidRPr="00702F52">
          <w:rPr>
            <w:rStyle w:val="Hyperlink"/>
            <w:rFonts w:ascii="Arial" w:hAnsi="Arial" w:cs="Arial"/>
            <w:sz w:val="19"/>
            <w:szCs w:val="19"/>
          </w:rPr>
          <w:t>Events in XAML</w:t>
        </w:r>
      </w:hyperlink>
    </w:p>
    <w:p w14:paraId="6CDE0A9E" w14:textId="77777777" w:rsidR="009D0780" w:rsidRDefault="009D0780" w:rsidP="009D0780">
      <w:pPr>
        <w:pStyle w:val="ListParagraph"/>
        <w:numPr>
          <w:ilvl w:val="0"/>
          <w:numId w:val="4"/>
        </w:numPr>
      </w:pPr>
      <w:r>
        <w:rPr>
          <w:rFonts w:hint="cs"/>
          <w:b/>
          <w:bCs/>
          <w:rtl/>
        </w:rPr>
        <w:t>פיתוח מודרך של אפליקציית ה-</w:t>
      </w:r>
      <w:r>
        <w:rPr>
          <w:rFonts w:hint="cs"/>
          <w:b/>
          <w:bCs/>
        </w:rPr>
        <w:t>WPF</w:t>
      </w:r>
      <w:r>
        <w:rPr>
          <w:rFonts w:hint="cs"/>
          <w:b/>
          <w:bCs/>
          <w:rtl/>
        </w:rPr>
        <w:t xml:space="preserve"> הראשונה שלי!</w:t>
      </w:r>
      <w:r w:rsidRPr="003C6A00">
        <w:rPr>
          <w:rFonts w:hint="cs"/>
          <w:b/>
          <w:bCs/>
          <w:rtl/>
        </w:rPr>
        <w:t>:</w:t>
      </w:r>
      <w:r>
        <w:rPr>
          <w:rFonts w:hint="cs"/>
          <w:rtl/>
        </w:rPr>
        <w:t xml:space="preserve">  </w:t>
      </w:r>
      <w:hyperlink r:id="rId24" w:history="1">
        <w:r w:rsidRPr="000D181B">
          <w:rPr>
            <w:rStyle w:val="Hyperlink"/>
          </w:rPr>
          <w:t>Walkthrough: My First WPF Desktop Application</w:t>
        </w:r>
      </w:hyperlink>
      <w:r>
        <w:t xml:space="preserve"> </w:t>
      </w:r>
      <w:r>
        <w:rPr>
          <w:rFonts w:hint="cs"/>
          <w:rtl/>
        </w:rPr>
        <w:t xml:space="preserve"> (רק את החלק של העיצוב, עד "</w:t>
      </w:r>
      <w:r w:rsidRPr="00C1027E">
        <w:rPr>
          <w:rStyle w:val="apple-converted-space"/>
          <w:lang w:val="en"/>
        </w:rPr>
        <w:t xml:space="preserve"> </w:t>
      </w:r>
      <w:r>
        <w:rPr>
          <w:rStyle w:val="lwcollapsibleareatitle"/>
          <w:lang w:val="en"/>
        </w:rPr>
        <w:t>Adding Code to Handle Event</w:t>
      </w:r>
      <w:r>
        <w:rPr>
          <w:rFonts w:hint="cs"/>
          <w:rtl/>
        </w:rPr>
        <w:t>" )</w:t>
      </w:r>
    </w:p>
    <w:p w14:paraId="572FF93D" w14:textId="77777777" w:rsidR="00DC7734" w:rsidRDefault="00DC7734" w:rsidP="00DC7734">
      <w:pPr>
        <w:pStyle w:val="ListParagraph"/>
        <w:ind w:left="360"/>
        <w:rPr>
          <w:rtl/>
        </w:rPr>
      </w:pPr>
    </w:p>
    <w:p w14:paraId="1D4A35AE" w14:textId="2B7DD5F2" w:rsidR="009D0780" w:rsidRDefault="009D0780" w:rsidP="009D0780">
      <w:pPr>
        <w:pStyle w:val="ListParagraph"/>
        <w:numPr>
          <w:ilvl w:val="0"/>
          <w:numId w:val="4"/>
        </w:numPr>
      </w:pPr>
      <w:r>
        <w:rPr>
          <w:rFonts w:hint="cs"/>
          <w:rtl/>
        </w:rPr>
        <w:t xml:space="preserve">עימוד ועיצוב באמצעות </w:t>
      </w:r>
      <w:r>
        <w:t>Panels</w:t>
      </w:r>
      <w:r>
        <w:rPr>
          <w:rFonts w:hint="cs"/>
          <w:rtl/>
        </w:rPr>
        <w:t xml:space="preserve"> (צריכים להכיר רק את </w:t>
      </w:r>
      <w:r>
        <w:t>Grid</w:t>
      </w:r>
      <w:r>
        <w:rPr>
          <w:rFonts w:hint="cs"/>
          <w:rtl/>
        </w:rPr>
        <w:t xml:space="preserve"> ואת </w:t>
      </w:r>
      <w:r>
        <w:t>StackPanel</w:t>
      </w:r>
      <w:r>
        <w:rPr>
          <w:rFonts w:hint="cs"/>
          <w:rtl/>
        </w:rPr>
        <w:t>)</w:t>
      </w:r>
    </w:p>
    <w:p w14:paraId="5103805E" w14:textId="77777777" w:rsidR="00907609" w:rsidRDefault="00907609" w:rsidP="00907609">
      <w:pPr>
        <w:pStyle w:val="Heading2"/>
        <w:shd w:val="clear" w:color="auto" w:fill="FFFFFF"/>
        <w:bidi w:val="0"/>
        <w:spacing w:before="450" w:after="75" w:line="300" w:lineRule="atLeast"/>
        <w:jc w:val="right"/>
        <w:textAlignment w:val="baseline"/>
        <w:rPr>
          <w:rFonts w:ascii="Arial" w:hAnsi="Arial" w:cs="Arial"/>
          <w:color w:val="E55000"/>
          <w:sz w:val="33"/>
          <w:szCs w:val="33"/>
        </w:rPr>
      </w:pPr>
      <w:r>
        <w:rPr>
          <w:rFonts w:ascii="Arial" w:hAnsi="Arial" w:cs="Arial"/>
          <w:b/>
          <w:bCs/>
          <w:color w:val="E55000"/>
          <w:sz w:val="33"/>
          <w:szCs w:val="33"/>
          <w:rtl/>
        </w:rPr>
        <w:lastRenderedPageBreak/>
        <w:t>ה זה</w:t>
      </w:r>
      <w:r>
        <w:rPr>
          <w:rFonts w:ascii="Arial" w:hAnsi="Arial" w:cs="Arial"/>
          <w:b/>
          <w:bCs/>
          <w:color w:val="E55000"/>
          <w:sz w:val="33"/>
          <w:szCs w:val="33"/>
        </w:rPr>
        <w:t xml:space="preserve"> Layout?</w:t>
      </w:r>
    </w:p>
    <w:p w14:paraId="0E60807A" w14:textId="77777777" w:rsidR="00907609" w:rsidRDefault="00907609" w:rsidP="00907609">
      <w:pPr>
        <w:pStyle w:val="NormalWeb"/>
        <w:shd w:val="clear" w:color="auto" w:fill="FFFFFF"/>
        <w:spacing w:before="0" w:beforeAutospacing="0" w:after="0" w:afterAutospacing="0"/>
        <w:jc w:val="right"/>
        <w:textAlignment w:val="baseline"/>
        <w:rPr>
          <w:rFonts w:ascii="Arial" w:hAnsi="Arial" w:cs="Arial"/>
          <w:color w:val="4C4C4C"/>
          <w:sz w:val="23"/>
          <w:szCs w:val="23"/>
        </w:rPr>
      </w:pPr>
      <w:r>
        <w:rPr>
          <w:rFonts w:ascii="Arial" w:hAnsi="Arial" w:cs="Arial"/>
          <w:color w:val="4C4C4C"/>
          <w:sz w:val="23"/>
          <w:szCs w:val="23"/>
          <w:rtl/>
        </w:rPr>
        <w:t>המונח</w:t>
      </w:r>
      <w:r>
        <w:rPr>
          <w:rStyle w:val="apple-converted-space"/>
          <w:rFonts w:ascii="Arial" w:hAnsi="Arial" w:cs="Arial"/>
          <w:color w:val="4C4C4C"/>
          <w:sz w:val="23"/>
          <w:szCs w:val="23"/>
          <w:rtl/>
        </w:rPr>
        <w:t> </w:t>
      </w:r>
      <w:r>
        <w:rPr>
          <w:rStyle w:val="Strong"/>
          <w:rFonts w:ascii="inherit" w:hAnsi="inherit" w:cs="Arial"/>
          <w:color w:val="4C4C4C"/>
          <w:sz w:val="23"/>
          <w:szCs w:val="23"/>
          <w:bdr w:val="none" w:sz="0" w:space="0" w:color="auto" w:frame="1"/>
        </w:rPr>
        <w:t>Layout</w:t>
      </w:r>
      <w:r>
        <w:rPr>
          <w:rStyle w:val="apple-converted-space"/>
          <w:rFonts w:ascii="inherit" w:hAnsi="inherit" w:cs="Arial"/>
          <w:b/>
          <w:bCs/>
          <w:color w:val="4C4C4C"/>
          <w:sz w:val="23"/>
          <w:szCs w:val="23"/>
          <w:bdr w:val="none" w:sz="0" w:space="0" w:color="auto" w:frame="1"/>
        </w:rPr>
        <w:t> </w:t>
      </w:r>
      <w:r>
        <w:rPr>
          <w:rFonts w:ascii="Arial" w:hAnsi="Arial" w:cs="Arial"/>
          <w:color w:val="4C4C4C"/>
          <w:sz w:val="23"/>
          <w:szCs w:val="23"/>
          <w:rtl/>
        </w:rPr>
        <w:t>מתייחס למדידה וסידור פקדים על גבי חלון האפליקציה שלנו. כלומר שליטה במיקום המדויק של כל פקד ופקד. זה כולל טיפול בהזזת הפקדים למיקומם הנכון</w:t>
      </w:r>
      <w:r>
        <w:rPr>
          <w:rFonts w:ascii="Arial" w:hAnsi="Arial" w:cs="Arial"/>
          <w:color w:val="4C4C4C"/>
          <w:sz w:val="23"/>
          <w:szCs w:val="23"/>
        </w:rPr>
        <w:t xml:space="preserve"> (Move), </w:t>
      </w:r>
      <w:r>
        <w:rPr>
          <w:rFonts w:ascii="Arial" w:hAnsi="Arial" w:cs="Arial"/>
          <w:color w:val="4C4C4C"/>
          <w:sz w:val="23"/>
          <w:szCs w:val="23"/>
          <w:rtl/>
        </w:rPr>
        <w:t>הצמדה שלהם</w:t>
      </w:r>
      <w:r>
        <w:rPr>
          <w:rFonts w:ascii="Arial" w:hAnsi="Arial" w:cs="Arial"/>
          <w:color w:val="4C4C4C"/>
          <w:sz w:val="23"/>
          <w:szCs w:val="23"/>
        </w:rPr>
        <w:t xml:space="preserve"> (Dock), </w:t>
      </w:r>
      <w:r>
        <w:rPr>
          <w:rFonts w:ascii="Arial" w:hAnsi="Arial" w:cs="Arial"/>
          <w:color w:val="4C4C4C"/>
          <w:sz w:val="23"/>
          <w:szCs w:val="23"/>
          <w:rtl/>
        </w:rPr>
        <w:t>טיפול בשינוי גודל החלון</w:t>
      </w:r>
      <w:r>
        <w:rPr>
          <w:rFonts w:ascii="Arial" w:hAnsi="Arial" w:cs="Arial"/>
          <w:color w:val="4C4C4C"/>
          <w:sz w:val="23"/>
          <w:szCs w:val="23"/>
        </w:rPr>
        <w:t xml:space="preserve"> (Resize) </w:t>
      </w:r>
      <w:r>
        <w:rPr>
          <w:rFonts w:ascii="Arial" w:hAnsi="Arial" w:cs="Arial"/>
          <w:color w:val="4C4C4C"/>
          <w:sz w:val="23"/>
          <w:szCs w:val="23"/>
          <w:rtl/>
        </w:rPr>
        <w:t>ויישור</w:t>
      </w:r>
      <w:r>
        <w:rPr>
          <w:rFonts w:ascii="Arial" w:hAnsi="Arial" w:cs="Arial"/>
          <w:color w:val="4C4C4C"/>
          <w:sz w:val="23"/>
          <w:szCs w:val="23"/>
        </w:rPr>
        <w:t xml:space="preserve"> (Align).</w:t>
      </w:r>
    </w:p>
    <w:p w14:paraId="72E03B81" w14:textId="77777777" w:rsidR="00907609" w:rsidRDefault="00907609" w:rsidP="00907609">
      <w:pPr>
        <w:pStyle w:val="NormalWeb"/>
        <w:shd w:val="clear" w:color="auto" w:fill="FFFFFF"/>
        <w:spacing w:before="0" w:beforeAutospacing="0" w:after="300" w:afterAutospacing="0"/>
        <w:jc w:val="right"/>
        <w:textAlignment w:val="baseline"/>
        <w:rPr>
          <w:rFonts w:ascii="Arial" w:hAnsi="Arial" w:cs="Arial"/>
          <w:color w:val="4C4C4C"/>
          <w:sz w:val="23"/>
          <w:szCs w:val="23"/>
        </w:rPr>
      </w:pPr>
      <w:r>
        <w:rPr>
          <w:rFonts w:ascii="Arial" w:hAnsi="Arial" w:cs="Arial"/>
          <w:color w:val="4C4C4C"/>
          <w:sz w:val="23"/>
          <w:szCs w:val="23"/>
          <w:rtl/>
        </w:rPr>
        <w:t>ב</w:t>
      </w:r>
      <w:r>
        <w:rPr>
          <w:rFonts w:ascii="Arial" w:hAnsi="Arial" w:cs="Arial"/>
          <w:color w:val="4C4C4C"/>
          <w:sz w:val="23"/>
          <w:szCs w:val="23"/>
        </w:rPr>
        <w:t xml:space="preserve"> WPF </w:t>
      </w:r>
      <w:r>
        <w:rPr>
          <w:rFonts w:ascii="Arial" w:hAnsi="Arial" w:cs="Arial"/>
          <w:color w:val="4C4C4C"/>
          <w:sz w:val="23"/>
          <w:szCs w:val="23"/>
          <w:rtl/>
        </w:rPr>
        <w:t>יש טיפול נוח, פשוט ומשוכלל לטיפול ראוי ב</w:t>
      </w:r>
      <w:r>
        <w:rPr>
          <w:rFonts w:ascii="Arial" w:hAnsi="Arial" w:cs="Arial"/>
          <w:color w:val="4C4C4C"/>
          <w:sz w:val="23"/>
          <w:szCs w:val="23"/>
        </w:rPr>
        <w:t xml:space="preserve"> Layout. </w:t>
      </w:r>
      <w:r>
        <w:rPr>
          <w:rFonts w:ascii="Arial" w:hAnsi="Arial" w:cs="Arial"/>
          <w:color w:val="4C4C4C"/>
          <w:sz w:val="23"/>
          <w:szCs w:val="23"/>
          <w:rtl/>
        </w:rPr>
        <w:t>ע"י התבססות על רעיונות מתוך עולם ה</w:t>
      </w:r>
      <w:r>
        <w:rPr>
          <w:rFonts w:ascii="Arial" w:hAnsi="Arial" w:cs="Arial"/>
          <w:color w:val="4C4C4C"/>
          <w:sz w:val="23"/>
          <w:szCs w:val="23"/>
        </w:rPr>
        <w:t xml:space="preserve">HTML, </w:t>
      </w:r>
      <w:r>
        <w:rPr>
          <w:rFonts w:ascii="Arial" w:hAnsi="Arial" w:cs="Arial"/>
          <w:color w:val="4C4C4C"/>
          <w:sz w:val="23"/>
          <w:szCs w:val="23"/>
          <w:rtl/>
        </w:rPr>
        <w:t>מיקרוסופט הצליחה להפיק מערכת</w:t>
      </w:r>
      <w:r>
        <w:rPr>
          <w:rFonts w:ascii="Arial" w:hAnsi="Arial" w:cs="Arial"/>
          <w:color w:val="4C4C4C"/>
          <w:sz w:val="23"/>
          <w:szCs w:val="23"/>
        </w:rPr>
        <w:t xml:space="preserve"> Layout </w:t>
      </w:r>
      <w:r>
        <w:rPr>
          <w:rFonts w:ascii="Arial" w:hAnsi="Arial" w:cs="Arial"/>
          <w:color w:val="4C4C4C"/>
          <w:sz w:val="23"/>
          <w:szCs w:val="23"/>
          <w:rtl/>
        </w:rPr>
        <w:t>חזקה מאוד ועם זאת, נוחה לתפעול</w:t>
      </w:r>
      <w:r>
        <w:rPr>
          <w:rFonts w:ascii="Arial" w:hAnsi="Arial" w:cs="Arial"/>
          <w:color w:val="4C4C4C"/>
          <w:sz w:val="23"/>
          <w:szCs w:val="23"/>
        </w:rPr>
        <w:t>.</w:t>
      </w:r>
    </w:p>
    <w:p w14:paraId="1F57C03F" w14:textId="77777777" w:rsidR="00907609" w:rsidRDefault="00907609" w:rsidP="00907609">
      <w:pPr>
        <w:pStyle w:val="NormalWeb"/>
        <w:shd w:val="clear" w:color="auto" w:fill="FFFFFF"/>
        <w:spacing w:before="0" w:beforeAutospacing="0" w:after="300" w:afterAutospacing="0"/>
        <w:jc w:val="right"/>
        <w:textAlignment w:val="baseline"/>
        <w:rPr>
          <w:rFonts w:ascii="Arial" w:hAnsi="Arial" w:cs="Arial"/>
          <w:color w:val="4C4C4C"/>
          <w:sz w:val="23"/>
          <w:szCs w:val="23"/>
        </w:rPr>
      </w:pPr>
      <w:r>
        <w:rPr>
          <w:rFonts w:ascii="Arial" w:hAnsi="Arial" w:cs="Arial"/>
          <w:color w:val="4C4C4C"/>
          <w:sz w:val="23"/>
          <w:szCs w:val="23"/>
          <w:rtl/>
        </w:rPr>
        <w:t>פאנל</w:t>
      </w:r>
      <w:r>
        <w:rPr>
          <w:rFonts w:ascii="Arial" w:hAnsi="Arial" w:cs="Arial"/>
          <w:color w:val="4C4C4C"/>
          <w:sz w:val="23"/>
          <w:szCs w:val="23"/>
        </w:rPr>
        <w:t xml:space="preserve"> (Panel) </w:t>
      </w:r>
      <w:r>
        <w:rPr>
          <w:rFonts w:ascii="Arial" w:hAnsi="Arial" w:cs="Arial"/>
          <w:color w:val="4C4C4C"/>
          <w:sz w:val="23"/>
          <w:szCs w:val="23"/>
          <w:rtl/>
        </w:rPr>
        <w:t>הוא פקד שיכול להכיל בתוכו מספר פקדים ויודע לסדר את הפקדים בצורה מסוימת. בפרקים הבאים במדריך נלמד על הפאנלים השונים הקיימים ב</w:t>
      </w:r>
      <w:r>
        <w:rPr>
          <w:rFonts w:ascii="Arial" w:hAnsi="Arial" w:cs="Arial"/>
          <w:color w:val="4C4C4C"/>
          <w:sz w:val="23"/>
          <w:szCs w:val="23"/>
        </w:rPr>
        <w:t>WPF.</w:t>
      </w:r>
    </w:p>
    <w:p w14:paraId="657BB9B9" w14:textId="77777777" w:rsidR="00907609" w:rsidRPr="00907609" w:rsidRDefault="00907609" w:rsidP="00907609">
      <w:pPr>
        <w:rPr>
          <w:rtl/>
        </w:rPr>
      </w:pPr>
    </w:p>
    <w:p w14:paraId="15855EFD" w14:textId="77777777" w:rsidR="00907609" w:rsidRDefault="00907609" w:rsidP="00907609"/>
    <w:p w14:paraId="42FA0570" w14:textId="77777777" w:rsidR="009D0780" w:rsidRDefault="003B7370" w:rsidP="009D0780">
      <w:pPr>
        <w:numPr>
          <w:ilvl w:val="0"/>
          <w:numId w:val="6"/>
        </w:numPr>
        <w:bidi w:val="0"/>
        <w:spacing w:before="100" w:beforeAutospacing="1" w:after="100" w:afterAutospacing="1" w:line="360" w:lineRule="auto"/>
        <w:rPr>
          <w:rFonts w:ascii="Arial" w:hAnsi="Arial" w:cs="Arial"/>
          <w:color w:val="666666"/>
          <w:sz w:val="19"/>
          <w:szCs w:val="19"/>
        </w:rPr>
      </w:pPr>
      <w:hyperlink r:id="rId25" w:history="1">
        <w:r w:rsidR="009D0780" w:rsidRPr="003C6A00">
          <w:rPr>
            <w:rStyle w:val="Hyperlink"/>
            <w:rFonts w:ascii="Arial" w:hAnsi="Arial" w:cs="Arial"/>
            <w:sz w:val="19"/>
            <w:szCs w:val="19"/>
          </w:rPr>
          <w:t>Introduction to WPF Panels</w:t>
        </w:r>
      </w:hyperlink>
    </w:p>
    <w:p w14:paraId="0CAF807E" w14:textId="77777777" w:rsidR="009D0780" w:rsidRDefault="003B7370" w:rsidP="009D0780">
      <w:pPr>
        <w:numPr>
          <w:ilvl w:val="0"/>
          <w:numId w:val="6"/>
        </w:numPr>
        <w:bidi w:val="0"/>
        <w:spacing w:before="100" w:beforeAutospacing="1" w:after="100" w:afterAutospacing="1" w:line="360" w:lineRule="auto"/>
        <w:rPr>
          <w:rFonts w:ascii="Arial" w:hAnsi="Arial" w:cs="Arial"/>
          <w:color w:val="666666"/>
          <w:sz w:val="19"/>
          <w:szCs w:val="19"/>
        </w:rPr>
      </w:pPr>
      <w:hyperlink r:id="rId26" w:history="1">
        <w:r w:rsidR="009D0780" w:rsidRPr="003C6A00">
          <w:rPr>
            <w:rStyle w:val="Hyperlink"/>
            <w:rFonts w:ascii="Arial" w:hAnsi="Arial" w:cs="Arial"/>
            <w:sz w:val="19"/>
            <w:szCs w:val="19"/>
          </w:rPr>
          <w:t>The StackPanel</w:t>
        </w:r>
      </w:hyperlink>
    </w:p>
    <w:p w14:paraId="43E11D57" w14:textId="77777777" w:rsidR="009D0780" w:rsidRDefault="003B7370" w:rsidP="009D0780">
      <w:pPr>
        <w:numPr>
          <w:ilvl w:val="0"/>
          <w:numId w:val="6"/>
        </w:numPr>
        <w:bidi w:val="0"/>
        <w:spacing w:before="100" w:beforeAutospacing="1" w:after="100" w:afterAutospacing="1" w:line="360" w:lineRule="auto"/>
        <w:rPr>
          <w:rFonts w:ascii="Arial" w:hAnsi="Arial" w:cs="Arial"/>
          <w:color w:val="666666"/>
          <w:sz w:val="19"/>
          <w:szCs w:val="19"/>
        </w:rPr>
      </w:pPr>
      <w:hyperlink r:id="rId27" w:tooltip="The Grid" w:history="1">
        <w:r w:rsidR="009D0780">
          <w:rPr>
            <w:rStyle w:val="Hyperlink"/>
            <w:rFonts w:ascii="Arial" w:hAnsi="Arial" w:cs="Arial"/>
            <w:sz w:val="19"/>
            <w:szCs w:val="19"/>
          </w:rPr>
          <w:t>The Grid</w:t>
        </w:r>
      </w:hyperlink>
    </w:p>
    <w:p w14:paraId="2E2F7BF5" w14:textId="77777777" w:rsidR="009D0780" w:rsidRDefault="003B7370" w:rsidP="009D0780">
      <w:pPr>
        <w:numPr>
          <w:ilvl w:val="0"/>
          <w:numId w:val="6"/>
        </w:numPr>
        <w:bidi w:val="0"/>
        <w:spacing w:before="100" w:beforeAutospacing="1" w:after="100" w:afterAutospacing="1" w:line="360" w:lineRule="auto"/>
        <w:rPr>
          <w:rFonts w:ascii="Arial" w:hAnsi="Arial" w:cs="Arial"/>
          <w:color w:val="666666"/>
          <w:sz w:val="19"/>
          <w:szCs w:val="19"/>
        </w:rPr>
      </w:pPr>
      <w:hyperlink r:id="rId28" w:tooltip="The Grid - Rows &amp; Columns" w:history="1">
        <w:r w:rsidR="009D0780">
          <w:rPr>
            <w:rStyle w:val="Hyperlink"/>
            <w:rFonts w:ascii="Arial" w:hAnsi="Arial" w:cs="Arial"/>
            <w:sz w:val="19"/>
            <w:szCs w:val="19"/>
          </w:rPr>
          <w:t>The Grid - Rows &amp; Columns</w:t>
        </w:r>
      </w:hyperlink>
    </w:p>
    <w:p w14:paraId="6EB32850" w14:textId="77777777" w:rsidR="009D0780" w:rsidRDefault="003B7370" w:rsidP="009D0780">
      <w:pPr>
        <w:numPr>
          <w:ilvl w:val="0"/>
          <w:numId w:val="6"/>
        </w:numPr>
        <w:bidi w:val="0"/>
        <w:spacing w:before="100" w:beforeAutospacing="1" w:after="100" w:afterAutospacing="1" w:line="360" w:lineRule="auto"/>
        <w:rPr>
          <w:rFonts w:ascii="Arial" w:hAnsi="Arial" w:cs="Arial"/>
          <w:color w:val="666666"/>
          <w:sz w:val="19"/>
          <w:szCs w:val="19"/>
        </w:rPr>
      </w:pPr>
      <w:hyperlink r:id="rId29" w:tooltip="The Grid - Units" w:history="1">
        <w:r w:rsidR="009D0780">
          <w:rPr>
            <w:rStyle w:val="Hyperlink"/>
            <w:rFonts w:ascii="Arial" w:hAnsi="Arial" w:cs="Arial"/>
            <w:sz w:val="19"/>
            <w:szCs w:val="19"/>
          </w:rPr>
          <w:t>The Grid - Units</w:t>
        </w:r>
      </w:hyperlink>
    </w:p>
    <w:p w14:paraId="6A1E7BBF" w14:textId="77777777" w:rsidR="009D0780" w:rsidRDefault="003B7370" w:rsidP="009D0780">
      <w:pPr>
        <w:numPr>
          <w:ilvl w:val="0"/>
          <w:numId w:val="6"/>
        </w:numPr>
        <w:bidi w:val="0"/>
        <w:spacing w:before="100" w:beforeAutospacing="1" w:after="100" w:afterAutospacing="1" w:line="360" w:lineRule="auto"/>
        <w:rPr>
          <w:rFonts w:ascii="Arial" w:hAnsi="Arial" w:cs="Arial"/>
          <w:color w:val="666666"/>
          <w:sz w:val="19"/>
          <w:szCs w:val="19"/>
        </w:rPr>
      </w:pPr>
      <w:hyperlink r:id="rId30" w:tooltip="The Grid - Spanning" w:history="1">
        <w:r w:rsidR="009D0780">
          <w:rPr>
            <w:rStyle w:val="Hyperlink"/>
            <w:rFonts w:ascii="Arial" w:hAnsi="Arial" w:cs="Arial"/>
            <w:sz w:val="19"/>
            <w:szCs w:val="19"/>
          </w:rPr>
          <w:t>The Grid - Spanning</w:t>
        </w:r>
      </w:hyperlink>
    </w:p>
    <w:p w14:paraId="2E7E43CD" w14:textId="77777777" w:rsidR="009D0780" w:rsidRDefault="003B7370" w:rsidP="009D0780">
      <w:pPr>
        <w:numPr>
          <w:ilvl w:val="0"/>
          <w:numId w:val="6"/>
        </w:numPr>
        <w:bidi w:val="0"/>
        <w:spacing w:before="100" w:beforeAutospacing="1" w:after="100" w:afterAutospacing="1" w:line="360" w:lineRule="auto"/>
        <w:rPr>
          <w:rFonts w:ascii="Arial" w:hAnsi="Arial" w:cs="Arial"/>
          <w:color w:val="666666"/>
          <w:sz w:val="19"/>
          <w:szCs w:val="19"/>
        </w:rPr>
      </w:pPr>
      <w:hyperlink r:id="rId31" w:tooltip="The Grid - GridSplitter" w:history="1">
        <w:r w:rsidR="009D0780">
          <w:rPr>
            <w:rStyle w:val="Hyperlink"/>
            <w:rFonts w:ascii="Arial" w:hAnsi="Arial" w:cs="Arial"/>
            <w:sz w:val="19"/>
            <w:szCs w:val="19"/>
          </w:rPr>
          <w:t>The Grid - GridSplitter</w:t>
        </w:r>
      </w:hyperlink>
    </w:p>
    <w:p w14:paraId="3CFBDB27" w14:textId="77777777" w:rsidR="009D0780" w:rsidRDefault="009D0780" w:rsidP="009D0780">
      <w:pPr>
        <w:pStyle w:val="ListParagraph"/>
        <w:ind w:left="360"/>
        <w:rPr>
          <w:rtl/>
        </w:rPr>
      </w:pPr>
    </w:p>
    <w:p w14:paraId="25132C2E" w14:textId="568D575C" w:rsidR="009D0780" w:rsidRDefault="009D0780" w:rsidP="009D0780">
      <w:pPr>
        <w:pStyle w:val="ListParagraph"/>
        <w:numPr>
          <w:ilvl w:val="0"/>
          <w:numId w:val="4"/>
        </w:numPr>
      </w:pPr>
      <w:r>
        <w:rPr>
          <w:rFonts w:hint="cs"/>
          <w:rtl/>
        </w:rPr>
        <w:t>מבוא לפקדים (</w:t>
      </w:r>
      <w:r>
        <w:t>TextBlock, TextBox, Button, ListBox, Image</w:t>
      </w:r>
      <w:r>
        <w:rPr>
          <w:rFonts w:hint="cs"/>
          <w:rtl/>
        </w:rPr>
        <w:t>)</w:t>
      </w:r>
    </w:p>
    <w:p w14:paraId="075D58DD" w14:textId="73CFD4DB" w:rsidR="00907609" w:rsidRDefault="00907609" w:rsidP="00907609">
      <w:r>
        <w:rPr>
          <w:rFonts w:ascii="Arial" w:hAnsi="Arial" w:cs="Arial"/>
          <w:color w:val="4C4C4C"/>
          <w:sz w:val="23"/>
          <w:szCs w:val="23"/>
          <w:shd w:val="clear" w:color="auto" w:fill="FFFFFF"/>
        </w:rPr>
        <w:t xml:space="preserve">WPF </w:t>
      </w:r>
      <w:r>
        <w:rPr>
          <w:rFonts w:ascii="Arial" w:hAnsi="Arial" w:cs="Arial"/>
          <w:color w:val="4C4C4C"/>
          <w:sz w:val="23"/>
          <w:szCs w:val="23"/>
          <w:shd w:val="clear" w:color="auto" w:fill="FFFFFF"/>
          <w:rtl/>
        </w:rPr>
        <w:t>מכילה מספר רב של פקדים מוכנים מהקופסא. בפרקים הבאים נדבר על הפקדים הבסיסיים המסופקים ב</w:t>
      </w:r>
      <w:r>
        <w:rPr>
          <w:rFonts w:ascii="Arial" w:hAnsi="Arial" w:cs="Arial"/>
          <w:color w:val="4C4C4C"/>
          <w:sz w:val="23"/>
          <w:szCs w:val="23"/>
          <w:shd w:val="clear" w:color="auto" w:fill="FFFFFF"/>
        </w:rPr>
        <w:t xml:space="preserve">WPF. </w:t>
      </w:r>
      <w:r>
        <w:rPr>
          <w:rFonts w:ascii="Arial" w:hAnsi="Arial" w:cs="Arial"/>
          <w:color w:val="4C4C4C"/>
          <w:sz w:val="23"/>
          <w:szCs w:val="23"/>
          <w:shd w:val="clear" w:color="auto" w:fill="FFFFFF"/>
          <w:rtl/>
        </w:rPr>
        <w:t>פקדים אלו הם יחידות הבסיס לכל תוכנה בסביבת</w:t>
      </w:r>
      <w:r>
        <w:rPr>
          <w:rFonts w:ascii="Arial" w:hAnsi="Arial" w:cs="Arial"/>
          <w:color w:val="4C4C4C"/>
          <w:sz w:val="23"/>
          <w:szCs w:val="23"/>
          <w:shd w:val="clear" w:color="auto" w:fill="FFFFFF"/>
        </w:rPr>
        <w:t xml:space="preserve"> Windows </w:t>
      </w:r>
      <w:r>
        <w:rPr>
          <w:rFonts w:ascii="Arial" w:hAnsi="Arial" w:cs="Arial"/>
          <w:color w:val="4C4C4C"/>
          <w:sz w:val="23"/>
          <w:szCs w:val="23"/>
          <w:shd w:val="clear" w:color="auto" w:fill="FFFFFF"/>
          <w:rtl/>
        </w:rPr>
        <w:t>ועל כן חשובה מאוד הכרות טובה עימם</w:t>
      </w:r>
      <w:r>
        <w:rPr>
          <w:rFonts w:ascii="Arial" w:hAnsi="Arial" w:cs="Arial"/>
          <w:color w:val="4C4C4C"/>
          <w:sz w:val="23"/>
          <w:szCs w:val="23"/>
          <w:shd w:val="clear" w:color="auto" w:fill="FFFFFF"/>
        </w:rPr>
        <w:t>.</w:t>
      </w:r>
    </w:p>
    <w:p w14:paraId="32AB0CEB" w14:textId="1AFB2B64" w:rsidR="00907609" w:rsidRPr="00907609" w:rsidRDefault="003B7370" w:rsidP="009D0780">
      <w:pPr>
        <w:numPr>
          <w:ilvl w:val="0"/>
          <w:numId w:val="7"/>
        </w:numPr>
        <w:bidi w:val="0"/>
        <w:spacing w:before="100" w:beforeAutospacing="1" w:after="100" w:afterAutospacing="1" w:line="360" w:lineRule="auto"/>
        <w:rPr>
          <w:rFonts w:ascii="Arial" w:hAnsi="Arial" w:cs="Arial"/>
          <w:color w:val="666666"/>
          <w:sz w:val="19"/>
          <w:szCs w:val="19"/>
        </w:rPr>
      </w:pPr>
      <w:hyperlink r:id="rId32" w:history="1">
        <w:r w:rsidR="00907609" w:rsidRPr="00907609">
          <w:rPr>
            <w:rStyle w:val="Hyperlink"/>
            <w:rFonts w:ascii="Arial" w:hAnsi="Arial" w:cs="Arial"/>
            <w:sz w:val="19"/>
            <w:szCs w:val="19"/>
          </w:rPr>
          <w:t>The Button Control</w:t>
        </w:r>
      </w:hyperlink>
    </w:p>
    <w:p w14:paraId="6B929F59" w14:textId="1466467E" w:rsidR="009D0780" w:rsidRDefault="003B7370" w:rsidP="00907609">
      <w:pPr>
        <w:numPr>
          <w:ilvl w:val="0"/>
          <w:numId w:val="7"/>
        </w:numPr>
        <w:bidi w:val="0"/>
        <w:spacing w:before="100" w:beforeAutospacing="1" w:after="100" w:afterAutospacing="1" w:line="360" w:lineRule="auto"/>
        <w:rPr>
          <w:rFonts w:ascii="Arial" w:hAnsi="Arial" w:cs="Arial"/>
          <w:color w:val="666666"/>
          <w:sz w:val="19"/>
          <w:szCs w:val="19"/>
        </w:rPr>
      </w:pPr>
      <w:hyperlink r:id="rId33" w:tooltip="The TextBlock control" w:history="1">
        <w:r w:rsidR="009D0780">
          <w:rPr>
            <w:rStyle w:val="Hyperlink"/>
            <w:rFonts w:ascii="Arial" w:hAnsi="Arial" w:cs="Arial"/>
            <w:sz w:val="19"/>
            <w:szCs w:val="19"/>
          </w:rPr>
          <w:t>The TextBlock control</w:t>
        </w:r>
      </w:hyperlink>
    </w:p>
    <w:p w14:paraId="72F813D6" w14:textId="77777777" w:rsidR="009D0780" w:rsidRDefault="003B7370" w:rsidP="009D0780">
      <w:pPr>
        <w:numPr>
          <w:ilvl w:val="0"/>
          <w:numId w:val="7"/>
        </w:numPr>
        <w:bidi w:val="0"/>
        <w:spacing w:before="100" w:beforeAutospacing="1" w:after="100" w:afterAutospacing="1" w:line="360" w:lineRule="auto"/>
        <w:rPr>
          <w:rFonts w:ascii="Arial" w:hAnsi="Arial" w:cs="Arial"/>
          <w:color w:val="666666"/>
          <w:sz w:val="19"/>
          <w:szCs w:val="19"/>
        </w:rPr>
      </w:pPr>
      <w:hyperlink r:id="rId34" w:tooltip="The TextBlock control - Inline formatting" w:history="1">
        <w:r w:rsidR="009D0780">
          <w:rPr>
            <w:rStyle w:val="Hyperlink"/>
            <w:rFonts w:ascii="Arial" w:hAnsi="Arial" w:cs="Arial"/>
            <w:sz w:val="19"/>
            <w:szCs w:val="19"/>
          </w:rPr>
          <w:t>The TextBlock control - Inline formatting</w:t>
        </w:r>
      </w:hyperlink>
    </w:p>
    <w:p w14:paraId="321DF859" w14:textId="77777777" w:rsidR="009D0780" w:rsidRDefault="003B7370" w:rsidP="009D0780">
      <w:pPr>
        <w:numPr>
          <w:ilvl w:val="0"/>
          <w:numId w:val="7"/>
        </w:numPr>
        <w:bidi w:val="0"/>
        <w:spacing w:before="100" w:beforeAutospacing="1" w:after="100" w:afterAutospacing="1" w:line="360" w:lineRule="auto"/>
        <w:rPr>
          <w:rFonts w:ascii="Arial" w:hAnsi="Arial" w:cs="Arial"/>
          <w:color w:val="666666"/>
          <w:sz w:val="19"/>
          <w:szCs w:val="19"/>
        </w:rPr>
      </w:pPr>
      <w:hyperlink r:id="rId35" w:tooltip="The TextBox control" w:history="1">
        <w:r w:rsidR="009D0780">
          <w:rPr>
            <w:rStyle w:val="Hyperlink"/>
            <w:rFonts w:ascii="Arial" w:hAnsi="Arial" w:cs="Arial"/>
            <w:sz w:val="19"/>
            <w:szCs w:val="19"/>
          </w:rPr>
          <w:t>The TextBox control</w:t>
        </w:r>
      </w:hyperlink>
    </w:p>
    <w:p w14:paraId="68C26286" w14:textId="42CD2EB2" w:rsidR="009D0780" w:rsidRDefault="003B7370" w:rsidP="00907609">
      <w:pPr>
        <w:pStyle w:val="ListParagraph"/>
        <w:bidi w:val="0"/>
        <w:ind w:left="360"/>
        <w:rPr>
          <w:rtl/>
        </w:rPr>
      </w:pPr>
      <w:hyperlink r:id="rId36" w:tooltip="The ListBox control" w:history="1">
        <w:r w:rsidR="009D0780">
          <w:rPr>
            <w:rStyle w:val="Hyperlink"/>
            <w:rFonts w:ascii="Arial" w:hAnsi="Arial" w:cs="Arial"/>
            <w:sz w:val="19"/>
            <w:szCs w:val="19"/>
          </w:rPr>
          <w:t>The ListBox control</w:t>
        </w:r>
      </w:hyperlink>
    </w:p>
    <w:p w14:paraId="17D86B9D" w14:textId="19BAEAC6" w:rsidR="00AB6BF0" w:rsidRDefault="00AB6BF0" w:rsidP="00FB2669">
      <w:pPr>
        <w:pStyle w:val="ListParagraph"/>
        <w:ind w:left="360"/>
        <w:rPr>
          <w:b/>
          <w:bCs/>
          <w:sz w:val="28"/>
          <w:szCs w:val="28"/>
          <w:rtl/>
        </w:rPr>
      </w:pPr>
    </w:p>
    <w:p w14:paraId="32CD7B2F" w14:textId="030F6801" w:rsidR="00AB6BF0" w:rsidRDefault="00AB6BF0" w:rsidP="00FB2669">
      <w:pPr>
        <w:pStyle w:val="ListParagraph"/>
        <w:ind w:left="360"/>
        <w:rPr>
          <w:b/>
          <w:bCs/>
          <w:sz w:val="28"/>
          <w:szCs w:val="28"/>
          <w:rtl/>
        </w:rPr>
      </w:pPr>
    </w:p>
    <w:p w14:paraId="0115909C" w14:textId="4053D2FA" w:rsidR="00AB6BF0" w:rsidRDefault="00AB6BF0" w:rsidP="00FB2669">
      <w:pPr>
        <w:pStyle w:val="ListParagraph"/>
        <w:ind w:left="360"/>
        <w:rPr>
          <w:b/>
          <w:bCs/>
          <w:sz w:val="28"/>
          <w:szCs w:val="28"/>
          <w:rtl/>
        </w:rPr>
      </w:pPr>
    </w:p>
    <w:p w14:paraId="6AD18EAB" w14:textId="0D1EC103" w:rsidR="00AB6BF0" w:rsidRDefault="00AB6BF0" w:rsidP="00FB2669">
      <w:pPr>
        <w:pStyle w:val="ListParagraph"/>
        <w:ind w:left="360"/>
        <w:rPr>
          <w:b/>
          <w:bCs/>
          <w:sz w:val="28"/>
          <w:szCs w:val="28"/>
          <w:rtl/>
        </w:rPr>
      </w:pPr>
    </w:p>
    <w:p w14:paraId="6FDF3673" w14:textId="5093C56D" w:rsidR="00AB6BF0" w:rsidRDefault="00AB6BF0" w:rsidP="00FB2669">
      <w:pPr>
        <w:pStyle w:val="ListParagraph"/>
        <w:ind w:left="360"/>
        <w:rPr>
          <w:b/>
          <w:bCs/>
          <w:sz w:val="28"/>
          <w:szCs w:val="28"/>
          <w:rtl/>
        </w:rPr>
      </w:pPr>
    </w:p>
    <w:p w14:paraId="5009CEE6" w14:textId="7B38A6C4" w:rsidR="00AB6BF0" w:rsidRDefault="00AB6BF0" w:rsidP="00FB2669">
      <w:pPr>
        <w:pStyle w:val="ListParagraph"/>
        <w:ind w:left="360"/>
        <w:rPr>
          <w:b/>
          <w:bCs/>
          <w:sz w:val="28"/>
          <w:szCs w:val="28"/>
          <w:rtl/>
        </w:rPr>
      </w:pPr>
    </w:p>
    <w:p w14:paraId="4762AD41" w14:textId="3938D0A2" w:rsidR="00AB6BF0" w:rsidRDefault="00AB6BF0" w:rsidP="00FB2669">
      <w:pPr>
        <w:pStyle w:val="ListParagraph"/>
        <w:ind w:left="360"/>
        <w:rPr>
          <w:b/>
          <w:bCs/>
          <w:sz w:val="28"/>
          <w:szCs w:val="28"/>
          <w:rtl/>
        </w:rPr>
      </w:pPr>
    </w:p>
    <w:p w14:paraId="53A8B230" w14:textId="6C9E0EC3" w:rsidR="00DC7734" w:rsidRDefault="00DC7734">
      <w:pPr>
        <w:bidi w:val="0"/>
        <w:rPr>
          <w:b/>
          <w:bCs/>
          <w:sz w:val="28"/>
          <w:szCs w:val="28"/>
          <w:rtl/>
        </w:rPr>
      </w:pPr>
      <w:r>
        <w:rPr>
          <w:b/>
          <w:bCs/>
          <w:sz w:val="28"/>
          <w:szCs w:val="28"/>
          <w:rtl/>
        </w:rPr>
        <w:br w:type="page"/>
      </w:r>
    </w:p>
    <w:p w14:paraId="06A94C0D" w14:textId="77777777" w:rsidR="00AB6BF0" w:rsidRDefault="00AB6BF0" w:rsidP="00FB2669">
      <w:pPr>
        <w:pStyle w:val="ListParagraph"/>
        <w:ind w:left="360"/>
        <w:rPr>
          <w:b/>
          <w:bCs/>
          <w:sz w:val="28"/>
          <w:szCs w:val="28"/>
          <w:rtl/>
        </w:rPr>
      </w:pPr>
    </w:p>
    <w:p w14:paraId="43F82F73" w14:textId="12D0E82D" w:rsidR="00C347B1" w:rsidRPr="00A45E5F" w:rsidRDefault="00DC7734" w:rsidP="00DC7734">
      <w:pPr>
        <w:pStyle w:val="ListParagraph"/>
        <w:ind w:left="0"/>
        <w:rPr>
          <w:b/>
          <w:bCs/>
          <w:sz w:val="28"/>
          <w:szCs w:val="28"/>
          <w:rtl/>
        </w:rPr>
      </w:pPr>
      <w:r>
        <w:rPr>
          <w:rFonts w:hint="cs"/>
          <w:b/>
          <w:bCs/>
          <w:sz w:val="28"/>
          <w:szCs w:val="28"/>
          <w:rtl/>
        </w:rPr>
        <w:t>משימה</w:t>
      </w:r>
      <w:r w:rsidR="00DB248F">
        <w:rPr>
          <w:rFonts w:hint="cs"/>
          <w:b/>
          <w:bCs/>
          <w:sz w:val="28"/>
          <w:szCs w:val="28"/>
          <w:rtl/>
        </w:rPr>
        <w:t xml:space="preserve"> </w:t>
      </w:r>
      <w:r>
        <w:rPr>
          <w:rFonts w:hint="cs"/>
          <w:b/>
          <w:bCs/>
          <w:sz w:val="28"/>
          <w:szCs w:val="28"/>
          <w:rtl/>
        </w:rPr>
        <w:t xml:space="preserve">שנייה </w:t>
      </w:r>
      <w:r w:rsidR="00A45E5F">
        <w:rPr>
          <w:b/>
          <w:bCs/>
          <w:sz w:val="28"/>
          <w:szCs w:val="28"/>
          <w:rtl/>
        </w:rPr>
        <w:t>–</w:t>
      </w:r>
      <w:r w:rsidR="00A45E5F">
        <w:rPr>
          <w:rFonts w:hint="cs"/>
          <w:b/>
          <w:bCs/>
          <w:sz w:val="28"/>
          <w:szCs w:val="28"/>
          <w:rtl/>
        </w:rPr>
        <w:t xml:space="preserve"> טיפול באירועים ב- </w:t>
      </w:r>
      <w:r w:rsidR="00A45E5F">
        <w:rPr>
          <w:b/>
          <w:bCs/>
          <w:sz w:val="28"/>
          <w:szCs w:val="28"/>
        </w:rPr>
        <w:t>Code Behind</w:t>
      </w:r>
    </w:p>
    <w:p w14:paraId="709EB98A" w14:textId="1B81DC01" w:rsidR="00DC7734" w:rsidRPr="00DC7734" w:rsidRDefault="00DC7734" w:rsidP="003E4A78">
      <w:pPr>
        <w:jc w:val="center"/>
        <w:rPr>
          <w:b/>
          <w:bCs/>
          <w:rtl/>
        </w:rPr>
      </w:pPr>
      <w:r w:rsidRPr="00DC7734">
        <w:rPr>
          <w:b/>
          <w:bCs/>
          <w:sz w:val="40"/>
          <w:szCs w:val="40"/>
        </w:rPr>
        <w:br/>
      </w:r>
      <w:r w:rsidRPr="00DC7734">
        <w:rPr>
          <w:rFonts w:cs="Arial" w:hint="cs"/>
          <w:b/>
          <w:bCs/>
          <w:sz w:val="40"/>
          <w:szCs w:val="40"/>
          <w:rtl/>
        </w:rPr>
        <w:t>הוסיפו</w:t>
      </w:r>
      <w:r w:rsidRPr="00DC7734">
        <w:rPr>
          <w:rFonts w:cs="Arial"/>
          <w:b/>
          <w:bCs/>
          <w:sz w:val="40"/>
          <w:szCs w:val="40"/>
          <w:rtl/>
        </w:rPr>
        <w:t xml:space="preserve"> </w:t>
      </w:r>
      <w:r w:rsidRPr="00DC7734">
        <w:rPr>
          <w:rFonts w:cs="Arial" w:hint="cs"/>
          <w:b/>
          <w:bCs/>
          <w:sz w:val="40"/>
          <w:szCs w:val="40"/>
          <w:rtl/>
        </w:rPr>
        <w:t>ל</w:t>
      </w:r>
      <w:r w:rsidRPr="00DC7734">
        <w:rPr>
          <w:rFonts w:cs="Arial"/>
          <w:b/>
          <w:bCs/>
          <w:sz w:val="40"/>
          <w:szCs w:val="40"/>
          <w:rtl/>
        </w:rPr>
        <w:t>-</w:t>
      </w:r>
      <w:r w:rsidRPr="00DC7734">
        <w:rPr>
          <w:b/>
          <w:bCs/>
          <w:sz w:val="40"/>
          <w:szCs w:val="40"/>
        </w:rPr>
        <w:t>XAML</w:t>
      </w:r>
      <w:r w:rsidRPr="00DC7734">
        <w:rPr>
          <w:rFonts w:cs="Arial"/>
          <w:b/>
          <w:bCs/>
          <w:sz w:val="40"/>
          <w:szCs w:val="40"/>
          <w:rtl/>
        </w:rPr>
        <w:t xml:space="preserve"> </w:t>
      </w:r>
      <w:r w:rsidRPr="00DC7734">
        <w:rPr>
          <w:rFonts w:cs="Arial" w:hint="cs"/>
          <w:b/>
          <w:bCs/>
          <w:sz w:val="40"/>
          <w:szCs w:val="40"/>
          <w:rtl/>
        </w:rPr>
        <w:t>ול</w:t>
      </w:r>
      <w:r w:rsidRPr="00DC7734">
        <w:rPr>
          <w:rFonts w:cs="Arial"/>
          <w:b/>
          <w:bCs/>
          <w:sz w:val="40"/>
          <w:szCs w:val="40"/>
          <w:rtl/>
        </w:rPr>
        <w:t>-</w:t>
      </w:r>
      <w:r w:rsidRPr="00DC7734">
        <w:rPr>
          <w:b/>
          <w:bCs/>
          <w:sz w:val="40"/>
          <w:szCs w:val="40"/>
        </w:rPr>
        <w:t>Code Behind</w:t>
      </w:r>
      <w:r w:rsidRPr="00DC7734">
        <w:rPr>
          <w:rFonts w:cs="Arial"/>
          <w:b/>
          <w:bCs/>
          <w:sz w:val="40"/>
          <w:szCs w:val="40"/>
        </w:rPr>
        <w:br/>
      </w:r>
      <w:r w:rsidRPr="00DC7734">
        <w:rPr>
          <w:rFonts w:cs="Arial" w:hint="cs"/>
          <w:b/>
          <w:bCs/>
          <w:sz w:val="40"/>
          <w:szCs w:val="40"/>
          <w:rtl/>
        </w:rPr>
        <w:t>של</w:t>
      </w:r>
      <w:r w:rsidRPr="00DC7734">
        <w:rPr>
          <w:rFonts w:cs="Arial"/>
          <w:b/>
          <w:bCs/>
          <w:sz w:val="40"/>
          <w:szCs w:val="40"/>
          <w:rtl/>
        </w:rPr>
        <w:t xml:space="preserve"> </w:t>
      </w:r>
      <w:r w:rsidRPr="00DC7734">
        <w:rPr>
          <w:rFonts w:cs="Arial" w:hint="cs"/>
          <w:b/>
          <w:bCs/>
          <w:sz w:val="40"/>
          <w:szCs w:val="40"/>
          <w:rtl/>
        </w:rPr>
        <w:t>חלון</w:t>
      </w:r>
      <w:r w:rsidRPr="00DC7734">
        <w:rPr>
          <w:rFonts w:cs="Arial"/>
          <w:b/>
          <w:bCs/>
          <w:sz w:val="40"/>
          <w:szCs w:val="40"/>
          <w:rtl/>
        </w:rPr>
        <w:t xml:space="preserve"> </w:t>
      </w:r>
      <w:r w:rsidRPr="00DC7734">
        <w:rPr>
          <w:rFonts w:cs="Arial" w:hint="cs"/>
          <w:b/>
          <w:bCs/>
          <w:sz w:val="40"/>
          <w:szCs w:val="40"/>
          <w:rtl/>
        </w:rPr>
        <w:t>ההתחברות</w:t>
      </w:r>
      <w:r w:rsidRPr="00DC7734">
        <w:rPr>
          <w:rFonts w:cs="Arial"/>
          <w:b/>
          <w:bCs/>
          <w:sz w:val="40"/>
          <w:szCs w:val="40"/>
          <w:rtl/>
        </w:rPr>
        <w:t xml:space="preserve"> – </w:t>
      </w:r>
      <w:r w:rsidRPr="00DC7734">
        <w:rPr>
          <w:b/>
          <w:bCs/>
          <w:sz w:val="40"/>
          <w:szCs w:val="40"/>
        </w:rPr>
        <w:t>LoginScreen</w:t>
      </w:r>
      <w:r w:rsidRPr="00DC7734">
        <w:rPr>
          <w:rFonts w:cs="Arial"/>
          <w:b/>
          <w:bCs/>
          <w:sz w:val="40"/>
          <w:szCs w:val="40"/>
        </w:rPr>
        <w:br/>
      </w:r>
      <w:r w:rsidRPr="00DC7734">
        <w:rPr>
          <w:rFonts w:cs="Arial" w:hint="cs"/>
          <w:b/>
          <w:bCs/>
          <w:sz w:val="40"/>
          <w:szCs w:val="40"/>
          <w:rtl/>
        </w:rPr>
        <w:t>ושל</w:t>
      </w:r>
      <w:r w:rsidRPr="00DC7734">
        <w:rPr>
          <w:rFonts w:cs="Arial"/>
          <w:b/>
          <w:bCs/>
          <w:sz w:val="40"/>
          <w:szCs w:val="40"/>
          <w:rtl/>
        </w:rPr>
        <w:t xml:space="preserve"> </w:t>
      </w:r>
      <w:r w:rsidRPr="00DC7734">
        <w:rPr>
          <w:rFonts w:cs="Arial" w:hint="cs"/>
          <w:b/>
          <w:bCs/>
          <w:sz w:val="40"/>
          <w:szCs w:val="40"/>
          <w:rtl/>
        </w:rPr>
        <w:t>המסך</w:t>
      </w:r>
      <w:r w:rsidRPr="00DC7734">
        <w:rPr>
          <w:rFonts w:cs="Arial"/>
          <w:b/>
          <w:bCs/>
          <w:sz w:val="40"/>
          <w:szCs w:val="40"/>
          <w:rtl/>
        </w:rPr>
        <w:t xml:space="preserve"> </w:t>
      </w:r>
      <w:r w:rsidRPr="00DC7734">
        <w:rPr>
          <w:rFonts w:cs="Arial" w:hint="cs"/>
          <w:b/>
          <w:bCs/>
          <w:sz w:val="40"/>
          <w:szCs w:val="40"/>
          <w:rtl/>
        </w:rPr>
        <w:t>הראשי</w:t>
      </w:r>
      <w:r w:rsidRPr="00DC7734">
        <w:rPr>
          <w:rFonts w:cs="Arial"/>
          <w:b/>
          <w:bCs/>
          <w:sz w:val="40"/>
          <w:szCs w:val="40"/>
          <w:rtl/>
        </w:rPr>
        <w:t xml:space="preserve"> – </w:t>
      </w:r>
      <w:r w:rsidRPr="00DC7734">
        <w:rPr>
          <w:b/>
          <w:bCs/>
          <w:sz w:val="40"/>
          <w:szCs w:val="40"/>
        </w:rPr>
        <w:t>MainWindow</w:t>
      </w:r>
      <w:r w:rsidRPr="00DC7734">
        <w:rPr>
          <w:rFonts w:cs="Arial"/>
          <w:b/>
          <w:bCs/>
          <w:sz w:val="40"/>
          <w:szCs w:val="40"/>
        </w:rPr>
        <w:br/>
      </w:r>
      <w:r w:rsidRPr="00DC7734">
        <w:rPr>
          <w:rFonts w:cs="Arial" w:hint="cs"/>
          <w:b/>
          <w:bCs/>
          <w:sz w:val="40"/>
          <w:szCs w:val="40"/>
          <w:rtl/>
        </w:rPr>
        <w:t>את</w:t>
      </w:r>
      <w:r w:rsidRPr="00DC7734">
        <w:rPr>
          <w:rFonts w:cs="Arial"/>
          <w:b/>
          <w:bCs/>
          <w:sz w:val="40"/>
          <w:szCs w:val="40"/>
          <w:rtl/>
        </w:rPr>
        <w:t xml:space="preserve"> </w:t>
      </w:r>
      <w:r w:rsidRPr="00DC7734">
        <w:rPr>
          <w:rFonts w:cs="Arial" w:hint="cs"/>
          <w:b/>
          <w:bCs/>
          <w:sz w:val="40"/>
          <w:szCs w:val="40"/>
          <w:rtl/>
        </w:rPr>
        <w:t>האירועים</w:t>
      </w:r>
      <w:r w:rsidRPr="00DC7734">
        <w:rPr>
          <w:rFonts w:cs="Arial"/>
          <w:b/>
          <w:bCs/>
          <w:sz w:val="40"/>
          <w:szCs w:val="40"/>
          <w:rtl/>
        </w:rPr>
        <w:t xml:space="preserve"> </w:t>
      </w:r>
      <w:r w:rsidRPr="00DC7734">
        <w:rPr>
          <w:rFonts w:cs="Arial" w:hint="cs"/>
          <w:b/>
          <w:bCs/>
          <w:sz w:val="40"/>
          <w:szCs w:val="40"/>
          <w:rtl/>
        </w:rPr>
        <w:t>הנדרשים</w:t>
      </w:r>
      <w:r w:rsidRPr="00DC7734">
        <w:rPr>
          <w:rFonts w:cs="Arial"/>
          <w:b/>
          <w:bCs/>
          <w:sz w:val="40"/>
          <w:szCs w:val="40"/>
        </w:rPr>
        <w:br/>
      </w:r>
      <w:r w:rsidRPr="00DC7734">
        <w:rPr>
          <w:rFonts w:cs="Arial" w:hint="cs"/>
          <w:b/>
          <w:bCs/>
          <w:sz w:val="40"/>
          <w:szCs w:val="40"/>
          <w:rtl/>
        </w:rPr>
        <w:t>הן</w:t>
      </w:r>
      <w:r w:rsidRPr="00DC7734">
        <w:rPr>
          <w:rFonts w:cs="Arial"/>
          <w:b/>
          <w:bCs/>
          <w:sz w:val="40"/>
          <w:szCs w:val="40"/>
          <w:rtl/>
        </w:rPr>
        <w:t xml:space="preserve"> </w:t>
      </w:r>
      <w:r w:rsidRPr="00DC7734">
        <w:rPr>
          <w:rFonts w:cs="Arial" w:hint="cs"/>
          <w:b/>
          <w:bCs/>
          <w:sz w:val="40"/>
          <w:szCs w:val="40"/>
          <w:rtl/>
        </w:rPr>
        <w:t>של</w:t>
      </w:r>
      <w:r w:rsidRPr="00DC7734">
        <w:rPr>
          <w:rFonts w:cs="Arial"/>
          <w:b/>
          <w:bCs/>
          <w:sz w:val="40"/>
          <w:szCs w:val="40"/>
          <w:rtl/>
        </w:rPr>
        <w:t xml:space="preserve"> </w:t>
      </w:r>
      <w:r w:rsidRPr="00DC7734">
        <w:rPr>
          <w:rFonts w:cs="Arial" w:hint="cs"/>
          <w:b/>
          <w:bCs/>
          <w:sz w:val="40"/>
          <w:szCs w:val="40"/>
          <w:rtl/>
        </w:rPr>
        <w:t>פקדי</w:t>
      </w:r>
      <w:r w:rsidRPr="00DC7734">
        <w:rPr>
          <w:rFonts w:cs="Arial"/>
          <w:b/>
          <w:bCs/>
          <w:sz w:val="40"/>
          <w:szCs w:val="40"/>
          <w:rtl/>
        </w:rPr>
        <w:t xml:space="preserve"> </w:t>
      </w:r>
      <w:r w:rsidRPr="00DC7734">
        <w:rPr>
          <w:rFonts w:cs="Arial" w:hint="cs"/>
          <w:b/>
          <w:bCs/>
          <w:sz w:val="40"/>
          <w:szCs w:val="40"/>
          <w:rtl/>
        </w:rPr>
        <w:t>הלחצן</w:t>
      </w:r>
      <w:r w:rsidRPr="00DC7734">
        <w:rPr>
          <w:rFonts w:cs="Arial"/>
          <w:b/>
          <w:bCs/>
          <w:sz w:val="40"/>
          <w:szCs w:val="40"/>
        </w:rPr>
        <w:br/>
      </w:r>
      <w:r w:rsidRPr="00DC7734">
        <w:rPr>
          <w:rFonts w:cs="Arial" w:hint="cs"/>
          <w:b/>
          <w:bCs/>
          <w:sz w:val="40"/>
          <w:szCs w:val="40"/>
          <w:rtl/>
        </w:rPr>
        <w:t>והן</w:t>
      </w:r>
      <w:r w:rsidRPr="00DC7734">
        <w:rPr>
          <w:rFonts w:cs="Arial"/>
          <w:b/>
          <w:bCs/>
          <w:sz w:val="40"/>
          <w:szCs w:val="40"/>
          <w:rtl/>
        </w:rPr>
        <w:t xml:space="preserve"> </w:t>
      </w:r>
      <w:r w:rsidRPr="00DC7734">
        <w:rPr>
          <w:rFonts w:cs="Arial" w:hint="cs"/>
          <w:b/>
          <w:bCs/>
          <w:sz w:val="40"/>
          <w:szCs w:val="40"/>
          <w:rtl/>
        </w:rPr>
        <w:t>של</w:t>
      </w:r>
      <w:r w:rsidRPr="00DC7734">
        <w:rPr>
          <w:rFonts w:cs="Arial"/>
          <w:b/>
          <w:bCs/>
          <w:sz w:val="40"/>
          <w:szCs w:val="40"/>
          <w:rtl/>
        </w:rPr>
        <w:t xml:space="preserve"> </w:t>
      </w:r>
      <w:r w:rsidRPr="00DC7734">
        <w:rPr>
          <w:rFonts w:cs="Arial" w:hint="cs"/>
          <w:b/>
          <w:bCs/>
          <w:sz w:val="40"/>
          <w:szCs w:val="40"/>
          <w:rtl/>
        </w:rPr>
        <w:t>פקדי</w:t>
      </w:r>
      <w:r w:rsidRPr="00DC7734">
        <w:rPr>
          <w:rFonts w:cs="Arial"/>
          <w:b/>
          <w:bCs/>
          <w:sz w:val="40"/>
          <w:szCs w:val="40"/>
          <w:rtl/>
        </w:rPr>
        <w:t xml:space="preserve"> </w:t>
      </w:r>
      <w:r w:rsidRPr="00DC7734">
        <w:rPr>
          <w:rFonts w:cs="Arial" w:hint="cs"/>
          <w:b/>
          <w:bCs/>
          <w:sz w:val="40"/>
          <w:szCs w:val="40"/>
          <w:rtl/>
        </w:rPr>
        <w:t>התאריך</w:t>
      </w:r>
      <w:r w:rsidRPr="00DC7734">
        <w:rPr>
          <w:rFonts w:cs="Arial"/>
          <w:b/>
          <w:bCs/>
          <w:sz w:val="40"/>
          <w:szCs w:val="40"/>
          <w:rtl/>
        </w:rPr>
        <w:t>.</w:t>
      </w:r>
    </w:p>
    <w:p w14:paraId="1440D0FB" w14:textId="77777777" w:rsidR="00DC7734" w:rsidRDefault="00DC7734" w:rsidP="00DC7734">
      <w:pPr>
        <w:pStyle w:val="ListParagraph"/>
        <w:ind w:left="360"/>
        <w:jc w:val="center"/>
        <w:rPr>
          <w:b/>
          <w:bCs/>
          <w:rtl/>
        </w:rPr>
      </w:pPr>
    </w:p>
    <w:p w14:paraId="159DEBC0" w14:textId="77777777" w:rsidR="00DC7734" w:rsidRPr="00FB2669" w:rsidRDefault="00DC7734" w:rsidP="00DC7734">
      <w:pPr>
        <w:pStyle w:val="ListParagraph"/>
        <w:ind w:left="360"/>
        <w:jc w:val="center"/>
        <w:rPr>
          <w:b/>
          <w:bCs/>
          <w:rtl/>
        </w:rPr>
      </w:pPr>
    </w:p>
    <w:p w14:paraId="6E1B0541" w14:textId="7317AC42" w:rsidR="00DC7734" w:rsidRPr="00DC7734" w:rsidRDefault="00DC7734" w:rsidP="00DC7734">
      <w:pPr>
        <w:rPr>
          <w:b/>
          <w:bCs/>
        </w:rPr>
      </w:pPr>
      <w:r w:rsidRPr="00DC7734">
        <w:rPr>
          <w:rFonts w:hint="cs"/>
          <w:b/>
          <w:bCs/>
          <w:rtl/>
        </w:rPr>
        <w:t>מקורות מידע מומלצים (לפי הסדר):</w:t>
      </w:r>
    </w:p>
    <w:p w14:paraId="5FD4FC76" w14:textId="6A0A0867" w:rsidR="009D0780" w:rsidRDefault="003B7370" w:rsidP="00DC7734">
      <w:pPr>
        <w:pStyle w:val="ListParagraph"/>
        <w:numPr>
          <w:ilvl w:val="0"/>
          <w:numId w:val="19"/>
        </w:numPr>
      </w:pPr>
      <w:hyperlink r:id="rId37" w:history="1">
        <w:r w:rsidR="009D0780" w:rsidRPr="00A051E2">
          <w:rPr>
            <w:rStyle w:val="Hyperlink"/>
          </w:rPr>
          <w:t>Delegates and Events</w:t>
        </w:r>
      </w:hyperlink>
    </w:p>
    <w:p w14:paraId="5B49AB6E" w14:textId="77777777" w:rsidR="00DC7734" w:rsidRDefault="00DC7734" w:rsidP="00DC7734">
      <w:pPr>
        <w:pStyle w:val="ListParagraph"/>
        <w:ind w:left="360"/>
      </w:pPr>
    </w:p>
    <w:p w14:paraId="740B32B6" w14:textId="4E5984D5" w:rsidR="003C6A00" w:rsidRDefault="003B7370" w:rsidP="00DC7734">
      <w:pPr>
        <w:pStyle w:val="ListParagraph"/>
        <w:numPr>
          <w:ilvl w:val="0"/>
          <w:numId w:val="19"/>
        </w:numPr>
        <w:rPr>
          <w:rtl/>
        </w:rPr>
      </w:pPr>
      <w:hyperlink r:id="rId38" w:history="1">
        <w:r w:rsidR="009D0780" w:rsidRPr="00C347B1">
          <w:rPr>
            <w:rStyle w:val="Hyperlink"/>
          </w:rPr>
          <w:t>WPF Events</w:t>
        </w:r>
      </w:hyperlink>
    </w:p>
    <w:p w14:paraId="7E6C38A5" w14:textId="77777777" w:rsidR="00C347B1" w:rsidRDefault="00C347B1" w:rsidP="00FB2669">
      <w:pPr>
        <w:pStyle w:val="ListParagraph"/>
        <w:rPr>
          <w:rtl/>
        </w:rPr>
      </w:pPr>
    </w:p>
    <w:p w14:paraId="6CA563BB" w14:textId="77777777" w:rsidR="003B3C72" w:rsidRDefault="00F31E89" w:rsidP="00DC7734">
      <w:pPr>
        <w:pStyle w:val="ListParagraph"/>
        <w:numPr>
          <w:ilvl w:val="0"/>
          <w:numId w:val="19"/>
        </w:numPr>
      </w:pPr>
      <w:r>
        <w:rPr>
          <w:rFonts w:hint="cs"/>
          <w:rtl/>
        </w:rPr>
        <w:t>טפסים ומעבר ביניהם</w:t>
      </w:r>
      <w:r w:rsidR="004A7D5D">
        <w:rPr>
          <w:rFonts w:hint="cs"/>
          <w:rtl/>
        </w:rPr>
        <w:t xml:space="preserve"> (כולל העברת מידע בין חלונות)</w:t>
      </w:r>
    </w:p>
    <w:p w14:paraId="1FEFE144" w14:textId="77777777" w:rsidR="00B737B5" w:rsidRDefault="003B7370" w:rsidP="00DC7734">
      <w:pPr>
        <w:pStyle w:val="ListParagraph"/>
        <w:numPr>
          <w:ilvl w:val="0"/>
          <w:numId w:val="8"/>
        </w:numPr>
      </w:pPr>
      <w:hyperlink r:id="rId39" w:history="1">
        <w:r w:rsidR="00B737B5" w:rsidRPr="00B737B5">
          <w:rPr>
            <w:rStyle w:val="Hyperlink"/>
            <w:rFonts w:ascii="Arial" w:hAnsi="Arial" w:cs="Arial"/>
            <w:sz w:val="19"/>
            <w:szCs w:val="19"/>
          </w:rPr>
          <w:t>The MessageBox</w:t>
        </w:r>
      </w:hyperlink>
    </w:p>
    <w:p w14:paraId="50A1A992" w14:textId="77777777" w:rsidR="007D46DC" w:rsidRDefault="003B7370" w:rsidP="00DC7734">
      <w:pPr>
        <w:pStyle w:val="ListParagraph"/>
        <w:numPr>
          <w:ilvl w:val="0"/>
          <w:numId w:val="8"/>
        </w:numPr>
      </w:pPr>
      <w:hyperlink r:id="rId40" w:tooltip="The Window" w:history="1">
        <w:r w:rsidR="007D46DC">
          <w:rPr>
            <w:rStyle w:val="Hyperlink"/>
            <w:rFonts w:ascii="Arial" w:hAnsi="Arial" w:cs="Arial"/>
            <w:sz w:val="19"/>
            <w:szCs w:val="19"/>
          </w:rPr>
          <w:t>The Window</w:t>
        </w:r>
      </w:hyperlink>
    </w:p>
    <w:p w14:paraId="64F324E5" w14:textId="16D8BF6F" w:rsidR="007D46DC" w:rsidRDefault="007D46DC" w:rsidP="00DC7734">
      <w:pPr>
        <w:pStyle w:val="ListParagraph"/>
        <w:numPr>
          <w:ilvl w:val="0"/>
          <w:numId w:val="8"/>
        </w:numPr>
      </w:pPr>
      <w:r>
        <w:rPr>
          <w:rFonts w:hint="cs"/>
          <w:rtl/>
        </w:rPr>
        <w:t>מעבר בין חלונות</w:t>
      </w:r>
    </w:p>
    <w:tbl>
      <w:tblPr>
        <w:tblStyle w:val="TableGrid"/>
        <w:tblW w:w="0" w:type="auto"/>
        <w:tblInd w:w="360" w:type="dxa"/>
        <w:tblLook w:val="04A0" w:firstRow="1" w:lastRow="0" w:firstColumn="1" w:lastColumn="0" w:noHBand="0" w:noVBand="1"/>
      </w:tblPr>
      <w:tblGrid>
        <w:gridCol w:w="7936"/>
      </w:tblGrid>
      <w:tr w:rsidR="00CB621B" w14:paraId="7D8C45E6" w14:textId="77777777" w:rsidTr="00DC7734">
        <w:tc>
          <w:tcPr>
            <w:tcW w:w="7936" w:type="dxa"/>
          </w:tcPr>
          <w:p w14:paraId="078BAA37" w14:textId="77777777" w:rsidR="00CB621B" w:rsidRPr="00FB2669" w:rsidRDefault="00CB621B" w:rsidP="00FB2669">
            <w:pPr>
              <w:autoSpaceDE w:val="0"/>
              <w:autoSpaceDN w:val="0"/>
              <w:bidi w:val="0"/>
              <w:adjustRightInd w:val="0"/>
              <w:rPr>
                <w:rFonts w:ascii="Consolas" w:hAnsi="Consolas" w:cs="Consolas"/>
                <w:color w:val="000000"/>
                <w:sz w:val="19"/>
                <w:szCs w:val="19"/>
              </w:rPr>
            </w:pPr>
            <w:r w:rsidRPr="00FB2669">
              <w:rPr>
                <w:rFonts w:ascii="Consolas" w:hAnsi="Consolas" w:cs="Consolas"/>
                <w:color w:val="2B91AF"/>
                <w:sz w:val="19"/>
                <w:szCs w:val="19"/>
              </w:rPr>
              <w:t>SecondWindow</w:t>
            </w:r>
            <w:r w:rsidRPr="00FB2669">
              <w:rPr>
                <w:rFonts w:ascii="Consolas" w:hAnsi="Consolas" w:cs="Consolas"/>
                <w:color w:val="000000"/>
                <w:sz w:val="19"/>
                <w:szCs w:val="19"/>
              </w:rPr>
              <w:t xml:space="preserve"> wnd = </w:t>
            </w:r>
            <w:r w:rsidRPr="00FB2669">
              <w:rPr>
                <w:rFonts w:ascii="Consolas" w:hAnsi="Consolas" w:cs="Consolas"/>
                <w:color w:val="0000FF"/>
                <w:sz w:val="19"/>
                <w:szCs w:val="19"/>
              </w:rPr>
              <w:t>new</w:t>
            </w:r>
            <w:r w:rsidRPr="00FB2669">
              <w:rPr>
                <w:rFonts w:ascii="Consolas" w:hAnsi="Consolas" w:cs="Consolas"/>
                <w:color w:val="000000"/>
                <w:sz w:val="19"/>
                <w:szCs w:val="19"/>
              </w:rPr>
              <w:t xml:space="preserve"> </w:t>
            </w:r>
            <w:r w:rsidRPr="00FB2669">
              <w:rPr>
                <w:rFonts w:ascii="Consolas" w:hAnsi="Consolas" w:cs="Consolas"/>
                <w:color w:val="2B91AF"/>
                <w:sz w:val="19"/>
                <w:szCs w:val="19"/>
              </w:rPr>
              <w:t>SecondWindow</w:t>
            </w:r>
            <w:r w:rsidRPr="00FB2669">
              <w:rPr>
                <w:rFonts w:ascii="Consolas" w:hAnsi="Consolas" w:cs="Consolas"/>
                <w:color w:val="000000"/>
                <w:sz w:val="19"/>
                <w:szCs w:val="19"/>
              </w:rPr>
              <w:t>();</w:t>
            </w:r>
          </w:p>
          <w:p w14:paraId="2AC5B3B7" w14:textId="4E5F5EE5" w:rsidR="00CB621B" w:rsidRDefault="00CB621B" w:rsidP="00FB2669">
            <w:pPr>
              <w:bidi w:val="0"/>
            </w:pPr>
            <w:r w:rsidRPr="00FB2669">
              <w:rPr>
                <w:rFonts w:ascii="Consolas" w:hAnsi="Consolas" w:cs="Consolas"/>
                <w:color w:val="000000"/>
                <w:sz w:val="19"/>
                <w:szCs w:val="19"/>
              </w:rPr>
              <w:t>wnd.ShowDialog();</w:t>
            </w:r>
          </w:p>
        </w:tc>
      </w:tr>
    </w:tbl>
    <w:p w14:paraId="1434BA4D" w14:textId="77777777" w:rsidR="00CB621B" w:rsidRDefault="00CB621B" w:rsidP="00DC7734">
      <w:pPr>
        <w:pStyle w:val="ListParagraph"/>
        <w:bidi w:val="0"/>
      </w:pPr>
    </w:p>
    <w:p w14:paraId="1C86605B" w14:textId="25657AA1" w:rsidR="00A94727" w:rsidRDefault="007D46DC" w:rsidP="00DC7734">
      <w:pPr>
        <w:pStyle w:val="ListParagraph"/>
        <w:numPr>
          <w:ilvl w:val="0"/>
          <w:numId w:val="8"/>
        </w:numPr>
        <w:rPr>
          <w:rtl/>
        </w:rPr>
      </w:pPr>
      <w:r>
        <w:rPr>
          <w:rFonts w:hint="cs"/>
          <w:rtl/>
        </w:rPr>
        <w:t>העברת מידע בין חלונות</w:t>
      </w:r>
      <w:r w:rsidR="003A1F94">
        <w:rPr>
          <w:rFonts w:hint="cs"/>
          <w:rtl/>
        </w:rPr>
        <w:t xml:space="preserve"> </w:t>
      </w:r>
      <w:r w:rsidR="003A1F94">
        <w:rPr>
          <w:rtl/>
        </w:rPr>
        <w:t>–</w:t>
      </w:r>
      <w:r w:rsidR="003A1F94">
        <w:rPr>
          <w:rFonts w:hint="cs"/>
          <w:rtl/>
        </w:rPr>
        <w:t xml:space="preserve"> חפשו מידע על הדרכים בהם ניתן להעביר מידע בין חלונות באתר </w:t>
      </w:r>
      <w:hyperlink r:id="rId41" w:history="1">
        <w:r w:rsidR="003A1F94" w:rsidRPr="003A1F94">
          <w:rPr>
            <w:rStyle w:val="Hyperlink"/>
          </w:rPr>
          <w:t>StackOverflow</w:t>
        </w:r>
      </w:hyperlink>
      <w:r w:rsidR="003A1F94">
        <w:rPr>
          <w:rFonts w:hint="cs"/>
          <w:rtl/>
        </w:rPr>
        <w:t xml:space="preserve"> </w:t>
      </w:r>
    </w:p>
    <w:p w14:paraId="362E3769" w14:textId="35D40C52" w:rsidR="00A94727" w:rsidRDefault="00A94727" w:rsidP="00DB248F">
      <w:pPr>
        <w:pStyle w:val="ListParagraph"/>
        <w:ind w:left="0"/>
        <w:rPr>
          <w:b/>
          <w:bCs/>
          <w:sz w:val="28"/>
          <w:szCs w:val="28"/>
          <w:rtl/>
        </w:rPr>
      </w:pPr>
    </w:p>
    <w:p w14:paraId="22E97BF5" w14:textId="25375640" w:rsidR="00AB6BF0" w:rsidRPr="00404FB3" w:rsidRDefault="00AB6BF0" w:rsidP="00DB248F">
      <w:pPr>
        <w:pStyle w:val="ListParagraph"/>
        <w:ind w:left="0"/>
        <w:rPr>
          <w:b/>
          <w:bCs/>
          <w:sz w:val="28"/>
          <w:szCs w:val="28"/>
          <w:rtl/>
        </w:rPr>
      </w:pPr>
    </w:p>
    <w:p w14:paraId="2F5992EA" w14:textId="587462DD" w:rsidR="00AB6BF0" w:rsidRPr="002A280D" w:rsidRDefault="00AB6BF0" w:rsidP="00DB248F">
      <w:pPr>
        <w:pStyle w:val="ListParagraph"/>
        <w:ind w:left="0"/>
        <w:rPr>
          <w:rtl/>
        </w:rPr>
      </w:pPr>
    </w:p>
    <w:p w14:paraId="04018F95" w14:textId="7CD6AD38" w:rsidR="00D4501D" w:rsidRDefault="00D4501D">
      <w:pPr>
        <w:bidi w:val="0"/>
        <w:rPr>
          <w:rtl/>
        </w:rPr>
      </w:pPr>
      <w:r>
        <w:rPr>
          <w:rtl/>
        </w:rPr>
        <w:br w:type="page"/>
      </w:r>
    </w:p>
    <w:p w14:paraId="5C96E8CE" w14:textId="0088CF35" w:rsidR="00DB248F" w:rsidRDefault="00DC7734" w:rsidP="00DC7734">
      <w:pPr>
        <w:pStyle w:val="ListParagraph"/>
        <w:ind w:left="0"/>
        <w:rPr>
          <w:b/>
          <w:bCs/>
          <w:sz w:val="28"/>
          <w:szCs w:val="28"/>
          <w:rtl/>
        </w:rPr>
      </w:pPr>
      <w:r>
        <w:rPr>
          <w:rFonts w:hint="cs"/>
          <w:b/>
          <w:bCs/>
          <w:sz w:val="28"/>
          <w:szCs w:val="28"/>
          <w:rtl/>
        </w:rPr>
        <w:lastRenderedPageBreak/>
        <w:t xml:space="preserve">משימה שלישית - </w:t>
      </w:r>
      <w:r w:rsidR="002C0143">
        <w:rPr>
          <w:rFonts w:hint="cs"/>
          <w:b/>
          <w:bCs/>
          <w:sz w:val="28"/>
          <w:szCs w:val="28"/>
          <w:rtl/>
        </w:rPr>
        <w:t>שמירה וטעינה של ימי הולדת</w:t>
      </w:r>
      <w:r w:rsidR="00D4501D">
        <w:rPr>
          <w:rFonts w:hint="cs"/>
          <w:b/>
          <w:bCs/>
          <w:sz w:val="28"/>
          <w:szCs w:val="28"/>
          <w:rtl/>
        </w:rPr>
        <w:t xml:space="preserve"> בקבצי טקסט</w:t>
      </w:r>
    </w:p>
    <w:p w14:paraId="3D6255F8" w14:textId="77777777" w:rsidR="00D4501D" w:rsidRDefault="00D4501D" w:rsidP="00DC7734">
      <w:pPr>
        <w:pStyle w:val="ListParagraph"/>
        <w:ind w:left="0"/>
        <w:rPr>
          <w:b/>
          <w:bCs/>
          <w:sz w:val="28"/>
          <w:szCs w:val="28"/>
          <w:rtl/>
        </w:rPr>
      </w:pPr>
    </w:p>
    <w:p w14:paraId="1AD37C98" w14:textId="7FC733B2" w:rsidR="00D4501D" w:rsidRPr="00D4501D" w:rsidRDefault="00D4501D" w:rsidP="00D4501D">
      <w:pPr>
        <w:pStyle w:val="ListParagraph"/>
        <w:ind w:left="360"/>
        <w:jc w:val="center"/>
        <w:rPr>
          <w:b/>
          <w:bCs/>
          <w:sz w:val="40"/>
          <w:szCs w:val="40"/>
          <w:rtl/>
        </w:rPr>
      </w:pPr>
      <w:r>
        <w:rPr>
          <w:rFonts w:hint="cs"/>
          <w:b/>
          <w:bCs/>
          <w:sz w:val="40"/>
          <w:szCs w:val="40"/>
          <w:rtl/>
        </w:rPr>
        <w:t>ממשו את</w:t>
      </w:r>
      <w:r>
        <w:rPr>
          <w:b/>
          <w:bCs/>
          <w:sz w:val="40"/>
          <w:szCs w:val="40"/>
          <w:rtl/>
        </w:rPr>
        <w:br/>
      </w:r>
      <w:r>
        <w:rPr>
          <w:rFonts w:hint="cs"/>
          <w:b/>
          <w:bCs/>
          <w:sz w:val="40"/>
          <w:szCs w:val="40"/>
          <w:rtl/>
        </w:rPr>
        <w:t xml:space="preserve">הלוגיקה של חלון ההתחברות (בעזרת </w:t>
      </w:r>
      <w:r>
        <w:rPr>
          <w:b/>
          <w:bCs/>
          <w:sz w:val="40"/>
          <w:szCs w:val="40"/>
        </w:rPr>
        <w:t>Users.txt</w:t>
      </w:r>
      <w:r>
        <w:rPr>
          <w:rFonts w:hint="cs"/>
          <w:b/>
          <w:bCs/>
          <w:sz w:val="40"/>
          <w:szCs w:val="40"/>
          <w:rtl/>
        </w:rPr>
        <w:t>) ואת הלוגיקה של החלון הראשי</w:t>
      </w:r>
      <w:r>
        <w:rPr>
          <w:b/>
          <w:bCs/>
          <w:sz w:val="40"/>
          <w:szCs w:val="40"/>
          <w:rtl/>
        </w:rPr>
        <w:br/>
      </w:r>
      <w:r>
        <w:rPr>
          <w:rFonts w:hint="cs"/>
          <w:b/>
          <w:bCs/>
          <w:sz w:val="40"/>
          <w:szCs w:val="40"/>
          <w:rtl/>
        </w:rPr>
        <w:t xml:space="preserve">(בעזרת </w:t>
      </w:r>
      <w:r>
        <w:rPr>
          <w:b/>
          <w:bCs/>
          <w:sz w:val="40"/>
          <w:szCs w:val="40"/>
        </w:rPr>
        <w:t>&lt;user&gt;DB.txt</w:t>
      </w:r>
      <w:r>
        <w:rPr>
          <w:rFonts w:hint="cs"/>
          <w:b/>
          <w:bCs/>
          <w:sz w:val="40"/>
          <w:szCs w:val="40"/>
          <w:rtl/>
        </w:rPr>
        <w:t>)</w:t>
      </w:r>
    </w:p>
    <w:p w14:paraId="73EA9084" w14:textId="77777777" w:rsidR="00D4501D" w:rsidRPr="00D4501D" w:rsidRDefault="00D4501D" w:rsidP="00D4501D">
      <w:pPr>
        <w:pStyle w:val="ListParagraph"/>
        <w:ind w:left="0"/>
        <w:rPr>
          <w:b/>
          <w:bCs/>
          <w:sz w:val="28"/>
          <w:szCs w:val="28"/>
          <w:rtl/>
        </w:rPr>
      </w:pPr>
    </w:p>
    <w:p w14:paraId="7CF9F576" w14:textId="3E2CADC4" w:rsidR="00D4501D" w:rsidRDefault="00D4501D" w:rsidP="00D4501D">
      <w:pPr>
        <w:rPr>
          <w:rFonts w:cs="Arial"/>
          <w:rtl/>
        </w:rPr>
      </w:pPr>
      <w:r>
        <w:rPr>
          <w:rFonts w:cs="Arial" w:hint="cs"/>
          <w:rtl/>
        </w:rPr>
        <w:t>הפרויקט יכיל שני קבצי טקסט:</w:t>
      </w:r>
    </w:p>
    <w:p w14:paraId="1C4A9BFE" w14:textId="77777777" w:rsidR="00D4501D" w:rsidRPr="002A280D" w:rsidRDefault="00D4501D" w:rsidP="00D4501D">
      <w:pPr>
        <w:pStyle w:val="ListParagraph"/>
        <w:numPr>
          <w:ilvl w:val="0"/>
          <w:numId w:val="21"/>
        </w:numPr>
        <w:rPr>
          <w:rFonts w:cs="Arial"/>
          <w:rtl/>
        </w:rPr>
      </w:pPr>
      <w:r w:rsidRPr="002A280D">
        <w:rPr>
          <w:rFonts w:cs="Arial"/>
        </w:rPr>
        <w:t>Users.txt</w:t>
      </w:r>
      <w:r w:rsidRPr="002A280D">
        <w:rPr>
          <w:rFonts w:cs="Arial"/>
          <w:rtl/>
        </w:rPr>
        <w:t xml:space="preserve"> – </w:t>
      </w:r>
      <w:r w:rsidRPr="002A280D">
        <w:rPr>
          <w:rFonts w:cs="Arial" w:hint="cs"/>
          <w:rtl/>
        </w:rPr>
        <w:t>שמות</w:t>
      </w:r>
      <w:r w:rsidRPr="002A280D">
        <w:rPr>
          <w:rFonts w:cs="Arial"/>
          <w:rtl/>
        </w:rPr>
        <w:t xml:space="preserve"> </w:t>
      </w:r>
      <w:r w:rsidRPr="002A280D">
        <w:rPr>
          <w:rFonts w:cs="Arial" w:hint="cs"/>
          <w:rtl/>
        </w:rPr>
        <w:t>המשתמשים</w:t>
      </w:r>
      <w:r w:rsidRPr="002A280D">
        <w:rPr>
          <w:rFonts w:cs="Arial"/>
          <w:rtl/>
        </w:rPr>
        <w:t xml:space="preserve"> </w:t>
      </w:r>
      <w:r w:rsidRPr="002A280D">
        <w:rPr>
          <w:rFonts w:cs="Arial" w:hint="cs"/>
          <w:rtl/>
        </w:rPr>
        <w:t>וסיסמה</w:t>
      </w:r>
      <w:r w:rsidRPr="002A280D">
        <w:rPr>
          <w:rFonts w:cs="Arial"/>
          <w:rtl/>
        </w:rPr>
        <w:t>.</w:t>
      </w:r>
    </w:p>
    <w:p w14:paraId="754F16F1" w14:textId="74FE1E5D" w:rsidR="00D4501D" w:rsidRPr="002A280D" w:rsidRDefault="00480911" w:rsidP="00480911">
      <w:pPr>
        <w:pStyle w:val="ListParagraph"/>
        <w:numPr>
          <w:ilvl w:val="0"/>
          <w:numId w:val="21"/>
        </w:numPr>
        <w:rPr>
          <w:rFonts w:cs="Arial"/>
          <w:rtl/>
        </w:rPr>
      </w:pPr>
      <w:r>
        <w:rPr>
          <w:rFonts w:cs="Arial"/>
        </w:rPr>
        <w:t>&lt;user&gt;</w:t>
      </w:r>
      <w:r w:rsidR="00D4501D" w:rsidRPr="002A280D">
        <w:rPr>
          <w:rFonts w:cs="Arial"/>
        </w:rPr>
        <w:t>DB.txt</w:t>
      </w:r>
      <w:r w:rsidR="00D4501D" w:rsidRPr="002A280D">
        <w:rPr>
          <w:rFonts w:cs="Arial"/>
          <w:rtl/>
        </w:rPr>
        <w:t xml:space="preserve"> – </w:t>
      </w:r>
      <w:r>
        <w:rPr>
          <w:rFonts w:cs="Arial" w:hint="cs"/>
          <w:rtl/>
        </w:rPr>
        <w:t>קובץ נפרד עבור כל משתמש עם שמות החברים וימי ההולדת שלו.</w:t>
      </w:r>
    </w:p>
    <w:p w14:paraId="08B71743" w14:textId="5312FDD0" w:rsidR="00D4501D" w:rsidRDefault="00D4501D" w:rsidP="00D4501D"/>
    <w:p w14:paraId="5FCD14A5" w14:textId="1E9F89FE" w:rsidR="00404FB3" w:rsidRDefault="00D4501D" w:rsidP="00D4501D">
      <w:pPr>
        <w:pStyle w:val="ListParagraph"/>
        <w:numPr>
          <w:ilvl w:val="0"/>
          <w:numId w:val="20"/>
        </w:numPr>
      </w:pPr>
      <w:r>
        <w:rPr>
          <w:rFonts w:hint="cs"/>
          <w:rtl/>
        </w:rPr>
        <w:t>תכ</w:t>
      </w:r>
      <w:r w:rsidR="00404FB3" w:rsidRPr="0089089F">
        <w:rPr>
          <w:rFonts w:hint="cs"/>
          <w:rtl/>
        </w:rPr>
        <w:t xml:space="preserve">כנתו את ה- </w:t>
      </w:r>
      <w:r w:rsidR="00404FB3" w:rsidRPr="0089089F">
        <w:t>Code Behind</w:t>
      </w:r>
      <w:r w:rsidR="00404FB3" w:rsidRPr="00994D34">
        <w:rPr>
          <w:rFonts w:hint="cs"/>
          <w:rtl/>
        </w:rPr>
        <w:t xml:space="preserve"> של חלון ההתחברות</w:t>
      </w:r>
      <w:r w:rsidR="00404FB3">
        <w:rPr>
          <w:rFonts w:hint="cs"/>
          <w:rtl/>
        </w:rPr>
        <w:t xml:space="preserve"> - </w:t>
      </w:r>
      <w:r w:rsidR="00404FB3">
        <w:t>LoginScreen</w:t>
      </w:r>
      <w:r w:rsidR="00404FB3">
        <w:rPr>
          <w:rFonts w:hint="cs"/>
          <w:rtl/>
        </w:rPr>
        <w:t>:</w:t>
      </w:r>
    </w:p>
    <w:p w14:paraId="599DE484" w14:textId="603A182B" w:rsidR="00404FB3" w:rsidRDefault="00404FB3" w:rsidP="00D4501D">
      <w:pPr>
        <w:pStyle w:val="ListParagraph"/>
        <w:numPr>
          <w:ilvl w:val="1"/>
          <w:numId w:val="20"/>
        </w:numPr>
      </w:pPr>
      <w:r w:rsidRPr="0089089F">
        <w:rPr>
          <w:rFonts w:hint="cs"/>
          <w:rtl/>
        </w:rPr>
        <w:t xml:space="preserve"> </w:t>
      </w:r>
      <w:r>
        <w:rPr>
          <w:rFonts w:hint="cs"/>
          <w:rtl/>
        </w:rPr>
        <w:t xml:space="preserve">האירוע </w:t>
      </w:r>
      <w:r>
        <w:t>Click</w:t>
      </w:r>
      <w:r>
        <w:rPr>
          <w:rFonts w:hint="cs"/>
          <w:rtl/>
        </w:rPr>
        <w:t xml:space="preserve"> של הפקד "התחברות" בדקו האם המשתמש רשום, פרטי המשתמשים נמצאים בקובץ </w:t>
      </w:r>
      <w:r>
        <w:t>Users.txt</w:t>
      </w:r>
      <w:r>
        <w:rPr>
          <w:rFonts w:hint="cs"/>
          <w:rtl/>
        </w:rPr>
        <w:t xml:space="preserve">, במידה וכן האפליקציה תציג את החלון הראשי </w:t>
      </w:r>
      <w:r>
        <w:rPr>
          <w:rtl/>
        </w:rPr>
        <w:t>–</w:t>
      </w:r>
      <w:r>
        <w:rPr>
          <w:rFonts w:hint="cs"/>
          <w:rtl/>
        </w:rPr>
        <w:t xml:space="preserve"> </w:t>
      </w:r>
      <w:r>
        <w:t>MainWindow</w:t>
      </w:r>
      <w:r>
        <w:rPr>
          <w:rFonts w:hint="cs"/>
          <w:rtl/>
        </w:rPr>
        <w:t xml:space="preserve"> במידה ולא תוצד הודעת שגיאה ב-</w:t>
      </w:r>
      <w:r>
        <w:t>MessageBox</w:t>
      </w:r>
      <w:r>
        <w:rPr>
          <w:rFonts w:hint="cs"/>
          <w:rtl/>
        </w:rPr>
        <w:t>.</w:t>
      </w:r>
    </w:p>
    <w:p w14:paraId="17BE6092" w14:textId="61ABE746" w:rsidR="008520FF" w:rsidRDefault="008520FF" w:rsidP="00D4501D">
      <w:pPr>
        <w:pStyle w:val="ListParagraph"/>
        <w:numPr>
          <w:ilvl w:val="1"/>
          <w:numId w:val="20"/>
        </w:numPr>
        <w:rPr>
          <w:rtl/>
        </w:rPr>
      </w:pPr>
      <w:r w:rsidRPr="008520FF">
        <w:rPr>
          <w:rFonts w:cs="Arial"/>
          <w:rtl/>
        </w:rPr>
        <w:t>הקובץ המצורף "</w:t>
      </w:r>
      <w:r>
        <w:t>Users.txt</w:t>
      </w:r>
      <w:r w:rsidRPr="008520FF">
        <w:rPr>
          <w:rFonts w:cs="Arial"/>
          <w:rtl/>
        </w:rPr>
        <w:t xml:space="preserve">" מכיל רשימה של שמות משתמשים וסיסמאות. כל שורה בקובץ </w:t>
      </w:r>
      <w:r w:rsidRPr="008520FF">
        <w:rPr>
          <w:rFonts w:cs="Arial" w:hint="cs"/>
          <w:rtl/>
        </w:rPr>
        <w:t>מכילה את המידע הבא</w:t>
      </w:r>
      <w:r w:rsidRPr="008520FF">
        <w:rPr>
          <w:rFonts w:cs="Arial"/>
          <w:rtl/>
        </w:rPr>
        <w:t>:</w:t>
      </w:r>
      <w:r w:rsidRPr="008520FF">
        <w:rPr>
          <w:rFonts w:cs="Arial" w:hint="cs"/>
          <w:rtl/>
        </w:rPr>
        <w:t xml:space="preserve"> </w:t>
      </w:r>
      <w:r w:rsidRPr="008520FF">
        <w:rPr>
          <w:rFonts w:cs="Arial"/>
          <w:rtl/>
        </w:rPr>
        <w:t>שם משתמש,</w:t>
      </w:r>
      <w:r>
        <w:rPr>
          <w:rFonts w:cs="Arial" w:hint="cs"/>
          <w:rtl/>
        </w:rPr>
        <w:t xml:space="preserve"> </w:t>
      </w:r>
      <w:r w:rsidRPr="008520FF">
        <w:rPr>
          <w:rFonts w:cs="Arial"/>
          <w:rtl/>
        </w:rPr>
        <w:t>סיסמא.</w:t>
      </w:r>
    </w:p>
    <w:p w14:paraId="28467DC3" w14:textId="49CE74E1" w:rsidR="008520FF" w:rsidRDefault="008520FF" w:rsidP="00D4501D">
      <w:pPr>
        <w:ind w:left="1440"/>
        <w:rPr>
          <w:rtl/>
        </w:rPr>
      </w:pPr>
      <w:r w:rsidRPr="002A280D">
        <w:rPr>
          <w:rFonts w:cs="Arial" w:hint="cs"/>
          <w:b/>
          <w:bCs/>
          <w:rtl/>
        </w:rPr>
        <w:t>לדוגמא</w:t>
      </w:r>
      <w:r>
        <w:rPr>
          <w:rFonts w:cs="Arial" w:hint="cs"/>
          <w:rtl/>
        </w:rPr>
        <w:t>:</w:t>
      </w:r>
      <w:r w:rsidRPr="008520FF">
        <w:rPr>
          <w:rFonts w:cs="Arial"/>
          <w:rtl/>
        </w:rPr>
        <w:t xml:space="preserve"> </w:t>
      </w:r>
      <w:r>
        <w:t>Magshim,123456</w:t>
      </w:r>
      <w:r>
        <w:rPr>
          <w:rFonts w:hint="cs"/>
          <w:rtl/>
        </w:rPr>
        <w:t>.</w:t>
      </w:r>
      <w:r>
        <w:rPr>
          <w:rtl/>
        </w:rPr>
        <w:br/>
      </w:r>
      <w:r>
        <w:rPr>
          <w:rFonts w:cs="Arial"/>
          <w:rtl/>
        </w:rPr>
        <w:t>כך ש"</w:t>
      </w:r>
      <w:r>
        <w:t>Magshim</w:t>
      </w:r>
      <w:r>
        <w:rPr>
          <w:rFonts w:cs="Arial"/>
          <w:rtl/>
        </w:rPr>
        <w:t xml:space="preserve">" הוא שם המשתמש ו"123456" היא הסיסמא. אפשר להניח שאין שני משתמשים עם שם זהה. </w:t>
      </w:r>
    </w:p>
    <w:p w14:paraId="02AEC71D" w14:textId="10B8FE07" w:rsidR="008520FF" w:rsidRDefault="008520FF" w:rsidP="00D4501D">
      <w:pPr>
        <w:ind w:left="1440"/>
      </w:pPr>
      <w:r>
        <w:rPr>
          <w:rFonts w:cs="Arial"/>
          <w:rtl/>
        </w:rPr>
        <w:t>במידה והקובץ קיים כבר נטען אותו, במידה ולא ניצור קובץ חדש.</w:t>
      </w:r>
      <w:r>
        <w:rPr>
          <w:rtl/>
        </w:rPr>
        <w:br/>
      </w:r>
      <w:r>
        <w:rPr>
          <w:rFonts w:cs="Arial"/>
          <w:rtl/>
        </w:rPr>
        <w:t>כל שורה בקובץ נראית מהצורה:</w:t>
      </w:r>
      <w:r>
        <w:rPr>
          <w:rFonts w:cs="Arial" w:hint="cs"/>
          <w:rtl/>
        </w:rPr>
        <w:t xml:space="preserve"> </w:t>
      </w:r>
      <w:r>
        <w:rPr>
          <w:rFonts w:cs="Arial"/>
          <w:rtl/>
        </w:rPr>
        <w:t>שם חוגג,</w:t>
      </w:r>
      <w:r>
        <w:rPr>
          <w:rFonts w:cs="Arial" w:hint="cs"/>
          <w:rtl/>
        </w:rPr>
        <w:t xml:space="preserve"> </w:t>
      </w:r>
      <w:r>
        <w:rPr>
          <w:rFonts w:cs="Arial"/>
          <w:rtl/>
        </w:rPr>
        <w:t>תאריך</w:t>
      </w:r>
      <w:r>
        <w:rPr>
          <w:rFonts w:cs="Arial" w:hint="cs"/>
          <w:rtl/>
        </w:rPr>
        <w:t xml:space="preserve">, </w:t>
      </w:r>
      <w:r>
        <w:rPr>
          <w:rFonts w:cs="Arial"/>
          <w:rtl/>
        </w:rPr>
        <w:br/>
      </w:r>
      <w:r w:rsidRPr="002A280D">
        <w:rPr>
          <w:rFonts w:cs="Arial" w:hint="cs"/>
          <w:b/>
          <w:bCs/>
          <w:rtl/>
        </w:rPr>
        <w:t>לדוגמא</w:t>
      </w:r>
      <w:r>
        <w:rPr>
          <w:rFonts w:cs="Arial" w:hint="cs"/>
          <w:rtl/>
        </w:rPr>
        <w:t>:</w:t>
      </w:r>
      <w:r>
        <w:rPr>
          <w:rFonts w:hint="cs"/>
          <w:rtl/>
        </w:rPr>
        <w:t xml:space="preserve"> </w:t>
      </w:r>
      <w:r>
        <w:t>Avi,01/02/03</w:t>
      </w:r>
    </w:p>
    <w:p w14:paraId="17090A4C" w14:textId="527BDD85" w:rsidR="008520FF" w:rsidRDefault="008520FF" w:rsidP="00D4501D">
      <w:pPr>
        <w:ind w:left="1440"/>
        <w:rPr>
          <w:rtl/>
        </w:rPr>
      </w:pPr>
      <w:r w:rsidRPr="002A280D">
        <w:rPr>
          <w:rFonts w:cs="Arial" w:hint="cs"/>
          <w:b/>
          <w:bCs/>
          <w:rtl/>
        </w:rPr>
        <w:t>הערה</w:t>
      </w:r>
      <w:r>
        <w:rPr>
          <w:rFonts w:cs="Arial"/>
          <w:rtl/>
        </w:rPr>
        <w:t>: בכל תאריך מסוים רק בן אדם אחד חוגג יום הולדת. אפשר להניח שהקובץ תקין ואין צורך לבדוק אותו.</w:t>
      </w:r>
      <w:r>
        <w:rPr>
          <w:rFonts w:cs="Arial"/>
          <w:rtl/>
        </w:rPr>
        <w:br/>
        <w:t>נקרא את הנתונים מתוך הקובץ אל תוך מבנה נתונים לבחירתנו ונציג אותם באמצעות הפקד המתאים.</w:t>
      </w:r>
    </w:p>
    <w:p w14:paraId="19548F58" w14:textId="52B61CDF" w:rsidR="00404FB3" w:rsidRDefault="00404FB3" w:rsidP="00D4501D">
      <w:pPr>
        <w:pStyle w:val="ListParagraph"/>
        <w:numPr>
          <w:ilvl w:val="1"/>
          <w:numId w:val="20"/>
        </w:numPr>
      </w:pPr>
      <w:r>
        <w:rPr>
          <w:rFonts w:hint="cs"/>
          <w:rtl/>
        </w:rPr>
        <w:t xml:space="preserve">האירוע </w:t>
      </w:r>
      <w:r>
        <w:t>Click</w:t>
      </w:r>
      <w:r>
        <w:rPr>
          <w:rFonts w:hint="cs"/>
          <w:rtl/>
        </w:rPr>
        <w:t xml:space="preserve"> של הפקד "ביטול" יסגור את האפליקציה.</w:t>
      </w:r>
      <w:r w:rsidR="008520FF">
        <w:rPr>
          <w:rtl/>
        </w:rPr>
        <w:br/>
      </w:r>
    </w:p>
    <w:p w14:paraId="5C0BF251" w14:textId="6D7FA178" w:rsidR="00404FB3" w:rsidRDefault="00404FB3" w:rsidP="00D4501D">
      <w:pPr>
        <w:pStyle w:val="ListParagraph"/>
        <w:numPr>
          <w:ilvl w:val="0"/>
          <w:numId w:val="20"/>
        </w:numPr>
      </w:pPr>
      <w:r>
        <w:rPr>
          <w:rFonts w:hint="cs"/>
          <w:rtl/>
        </w:rPr>
        <w:t xml:space="preserve">תכנתו את ה- </w:t>
      </w:r>
      <w:r>
        <w:t>Code Behind</w:t>
      </w:r>
      <w:r>
        <w:rPr>
          <w:rFonts w:hint="cs"/>
          <w:rtl/>
        </w:rPr>
        <w:t xml:space="preserve"> של החלון הראשי -  </w:t>
      </w:r>
      <w:r>
        <w:t>MainWindow</w:t>
      </w:r>
      <w:r>
        <w:rPr>
          <w:rFonts w:hint="cs"/>
          <w:rtl/>
        </w:rPr>
        <w:t>:</w:t>
      </w:r>
    </w:p>
    <w:p w14:paraId="4414DEFA" w14:textId="06155123" w:rsidR="008520FF" w:rsidRDefault="008520FF" w:rsidP="00D4501D">
      <w:pPr>
        <w:pStyle w:val="ListParagraph"/>
        <w:numPr>
          <w:ilvl w:val="1"/>
          <w:numId w:val="20"/>
        </w:numPr>
        <w:rPr>
          <w:rtl/>
        </w:rPr>
      </w:pPr>
      <w:r w:rsidRPr="008520FF">
        <w:rPr>
          <w:rFonts w:cs="Arial"/>
          <w:rtl/>
        </w:rPr>
        <w:t>בעת פתיחת החלון (</w:t>
      </w:r>
      <w:r>
        <w:t>initialization</w:t>
      </w:r>
      <w:r w:rsidRPr="008520FF">
        <w:rPr>
          <w:rFonts w:cs="Arial"/>
          <w:rtl/>
        </w:rPr>
        <w:t xml:space="preserve">) יתבצע קוד שיחפש את קובץ הנתונים המתאים עבור המשתמש שאליו התחברנו. לכל משתמש יהיה קובץ מיוחד שיקרא בשם - </w:t>
      </w:r>
      <w:r>
        <w:t>user_name&gt;BD.txt</w:t>
      </w:r>
      <w:r>
        <w:rPr>
          <w:rFonts w:hint="cs"/>
          <w:rtl/>
        </w:rPr>
        <w:t>&gt;</w:t>
      </w:r>
    </w:p>
    <w:p w14:paraId="6FBAE307" w14:textId="78229AE1" w:rsidR="008520FF" w:rsidRDefault="008520FF" w:rsidP="00D4501D">
      <w:pPr>
        <w:pStyle w:val="ListParagraph"/>
        <w:ind w:left="1440"/>
        <w:rPr>
          <w:rtl/>
        </w:rPr>
      </w:pPr>
      <w:r w:rsidRPr="008520FF">
        <w:rPr>
          <w:rFonts w:cs="Arial"/>
          <w:rtl/>
        </w:rPr>
        <w:t>כך שלפי הדוגמא הקודמת עבור המשתמש "</w:t>
      </w:r>
      <w:r>
        <w:t>Magshim</w:t>
      </w:r>
      <w:r w:rsidRPr="008520FF">
        <w:rPr>
          <w:rFonts w:cs="Arial"/>
          <w:rtl/>
        </w:rPr>
        <w:t>" נפתח את הקובץ "</w:t>
      </w:r>
      <w:r>
        <w:t>"MagshimBD.txt</w:t>
      </w:r>
    </w:p>
    <w:p w14:paraId="515BF4FA" w14:textId="2FCE56A0" w:rsidR="00404FB3" w:rsidRDefault="00404FB3" w:rsidP="00D4501D">
      <w:pPr>
        <w:pStyle w:val="ListParagraph"/>
        <w:numPr>
          <w:ilvl w:val="1"/>
          <w:numId w:val="20"/>
        </w:numPr>
      </w:pPr>
      <w:r>
        <w:rPr>
          <w:rFonts w:hint="cs"/>
          <w:rtl/>
        </w:rPr>
        <w:t>הוספת חבר ויום הולדת: הקלידו שם של חבר ובחרו עבורו את תארי</w:t>
      </w:r>
      <w:r w:rsidR="008520FF">
        <w:rPr>
          <w:rFonts w:hint="cs"/>
          <w:rtl/>
        </w:rPr>
        <w:t>ך</w:t>
      </w:r>
      <w:r>
        <w:rPr>
          <w:rFonts w:hint="cs"/>
          <w:rtl/>
        </w:rPr>
        <w:t xml:space="preserve"> יום הולדתו, האירוע </w:t>
      </w:r>
      <w:r>
        <w:t>Click</w:t>
      </w:r>
      <w:r>
        <w:rPr>
          <w:rFonts w:hint="cs"/>
          <w:rtl/>
        </w:rPr>
        <w:t xml:space="preserve"> של הלחצן "הוסף" יוסיף את הפרטים הנ"ל לקובץ </w:t>
      </w:r>
      <w:r>
        <w:t>MagshimimDB.txt</w:t>
      </w:r>
      <w:r>
        <w:rPr>
          <w:rFonts w:hint="cs"/>
          <w:rtl/>
        </w:rPr>
        <w:t>.</w:t>
      </w:r>
    </w:p>
    <w:p w14:paraId="4593862B" w14:textId="40376A35" w:rsidR="008520FF" w:rsidRDefault="00404FB3" w:rsidP="00D4501D">
      <w:pPr>
        <w:pStyle w:val="ListParagraph"/>
        <w:numPr>
          <w:ilvl w:val="1"/>
          <w:numId w:val="20"/>
        </w:numPr>
        <w:rPr>
          <w:rtl/>
        </w:rPr>
      </w:pPr>
      <w:r>
        <w:rPr>
          <w:rFonts w:hint="cs"/>
          <w:rtl/>
        </w:rPr>
        <w:t xml:space="preserve">בחירה בתאריך בפקד </w:t>
      </w:r>
      <w:r>
        <w:t>Calendar</w:t>
      </w:r>
      <w:r>
        <w:rPr>
          <w:rFonts w:hint="cs"/>
          <w:rtl/>
        </w:rPr>
        <w:t xml:space="preserve"> תציג בתחתית המסך את החבר שחוגג יום הולדת בתאריך שנבחר (אם יש כמה חברים החוגגים באותו התאריך יוצג החבר הראשון שהוזן).</w:t>
      </w:r>
      <w:r w:rsidR="008520FF">
        <w:rPr>
          <w:rtl/>
        </w:rPr>
        <w:br/>
      </w:r>
      <w:r w:rsidR="008520FF" w:rsidRPr="002A280D">
        <w:rPr>
          <w:rFonts w:cs="Arial" w:hint="cs"/>
          <w:rtl/>
        </w:rPr>
        <w:lastRenderedPageBreak/>
        <w:t>במידה</w:t>
      </w:r>
      <w:r w:rsidR="008520FF" w:rsidRPr="002A280D">
        <w:rPr>
          <w:rFonts w:cs="Arial"/>
          <w:rtl/>
        </w:rPr>
        <w:t xml:space="preserve"> </w:t>
      </w:r>
      <w:r w:rsidR="008520FF" w:rsidRPr="002A280D">
        <w:rPr>
          <w:rFonts w:cs="Arial" w:hint="cs"/>
          <w:rtl/>
        </w:rPr>
        <w:t>ואף</w:t>
      </w:r>
      <w:r w:rsidR="008520FF" w:rsidRPr="002A280D">
        <w:rPr>
          <w:rFonts w:cs="Arial"/>
          <w:rtl/>
        </w:rPr>
        <w:t xml:space="preserve"> </w:t>
      </w:r>
      <w:r w:rsidR="008520FF" w:rsidRPr="002A280D">
        <w:rPr>
          <w:rFonts w:cs="Arial" w:hint="cs"/>
          <w:rtl/>
        </w:rPr>
        <w:t>אחד</w:t>
      </w:r>
      <w:r w:rsidR="008520FF" w:rsidRPr="002A280D">
        <w:rPr>
          <w:rFonts w:cs="Arial"/>
          <w:rtl/>
        </w:rPr>
        <w:t xml:space="preserve"> </w:t>
      </w:r>
      <w:r w:rsidR="008520FF" w:rsidRPr="002A280D">
        <w:rPr>
          <w:rFonts w:cs="Arial" w:hint="cs"/>
          <w:rtl/>
        </w:rPr>
        <w:t>לא</w:t>
      </w:r>
      <w:r w:rsidR="008520FF" w:rsidRPr="002A280D">
        <w:rPr>
          <w:rFonts w:cs="Arial"/>
          <w:rtl/>
        </w:rPr>
        <w:t xml:space="preserve"> </w:t>
      </w:r>
      <w:r w:rsidR="008520FF" w:rsidRPr="002A280D">
        <w:rPr>
          <w:rFonts w:cs="Arial" w:hint="cs"/>
          <w:rtl/>
        </w:rPr>
        <w:t>חוגג</w:t>
      </w:r>
      <w:r w:rsidR="008520FF" w:rsidRPr="002A280D">
        <w:rPr>
          <w:rFonts w:cs="Arial"/>
          <w:rtl/>
        </w:rPr>
        <w:t xml:space="preserve"> </w:t>
      </w:r>
      <w:r w:rsidR="008520FF" w:rsidRPr="002A280D">
        <w:rPr>
          <w:rFonts w:cs="Arial" w:hint="cs"/>
          <w:rtl/>
        </w:rPr>
        <w:t>הטקסט</w:t>
      </w:r>
      <w:r w:rsidR="008520FF" w:rsidRPr="002A280D">
        <w:rPr>
          <w:rFonts w:cs="Arial"/>
          <w:rtl/>
        </w:rPr>
        <w:t xml:space="preserve"> </w:t>
      </w:r>
      <w:r w:rsidR="008520FF" w:rsidRPr="002A280D">
        <w:rPr>
          <w:rFonts w:cs="Arial" w:hint="cs"/>
          <w:rtl/>
        </w:rPr>
        <w:t>בתווית</w:t>
      </w:r>
      <w:r w:rsidR="008520FF" w:rsidRPr="002A280D">
        <w:rPr>
          <w:rFonts w:cs="Arial"/>
          <w:rtl/>
        </w:rPr>
        <w:t xml:space="preserve"> </w:t>
      </w:r>
      <w:r w:rsidR="008520FF" w:rsidRPr="002A280D">
        <w:rPr>
          <w:rFonts w:cs="Arial" w:hint="cs"/>
          <w:rtl/>
        </w:rPr>
        <w:t>יהיה</w:t>
      </w:r>
      <w:r w:rsidR="008520FF" w:rsidRPr="002A280D">
        <w:rPr>
          <w:rFonts w:cs="Arial"/>
          <w:rtl/>
        </w:rPr>
        <w:t xml:space="preserve"> – "</w:t>
      </w:r>
      <w:r w:rsidR="008520FF" w:rsidRPr="002A280D">
        <w:rPr>
          <w:rFonts w:cs="Arial" w:hint="cs"/>
          <w:rtl/>
        </w:rPr>
        <w:t>בתאריך</w:t>
      </w:r>
      <w:r w:rsidR="008520FF" w:rsidRPr="002A280D">
        <w:rPr>
          <w:rFonts w:cs="Arial"/>
          <w:rtl/>
        </w:rPr>
        <w:t xml:space="preserve"> </w:t>
      </w:r>
      <w:r w:rsidR="008520FF" w:rsidRPr="002A280D">
        <w:rPr>
          <w:rFonts w:cs="Arial" w:hint="cs"/>
          <w:rtl/>
        </w:rPr>
        <w:t>הנבחר</w:t>
      </w:r>
      <w:r w:rsidR="008520FF" w:rsidRPr="002A280D">
        <w:rPr>
          <w:rFonts w:cs="Arial"/>
          <w:rtl/>
        </w:rPr>
        <w:t xml:space="preserve"> – </w:t>
      </w:r>
      <w:r w:rsidR="008520FF" w:rsidRPr="002A280D">
        <w:rPr>
          <w:rFonts w:cs="Arial" w:hint="cs"/>
          <w:rtl/>
        </w:rPr>
        <w:t>אף</w:t>
      </w:r>
      <w:r w:rsidR="008520FF" w:rsidRPr="002A280D">
        <w:rPr>
          <w:rFonts w:cs="Arial"/>
          <w:rtl/>
        </w:rPr>
        <w:t xml:space="preserve"> </w:t>
      </w:r>
      <w:r w:rsidR="008520FF" w:rsidRPr="002A280D">
        <w:rPr>
          <w:rFonts w:cs="Arial" w:hint="cs"/>
          <w:rtl/>
        </w:rPr>
        <w:t>אחד</w:t>
      </w:r>
      <w:r w:rsidR="008520FF" w:rsidRPr="002A280D">
        <w:rPr>
          <w:rFonts w:cs="Arial"/>
          <w:rtl/>
        </w:rPr>
        <w:t xml:space="preserve"> </w:t>
      </w:r>
      <w:r w:rsidR="008520FF" w:rsidRPr="002A280D">
        <w:rPr>
          <w:rFonts w:cs="Arial" w:hint="cs"/>
          <w:rtl/>
        </w:rPr>
        <w:t>לא</w:t>
      </w:r>
      <w:r w:rsidR="008520FF" w:rsidRPr="002A280D">
        <w:rPr>
          <w:rFonts w:cs="Arial"/>
          <w:rtl/>
        </w:rPr>
        <w:t xml:space="preserve"> </w:t>
      </w:r>
      <w:r w:rsidR="008520FF" w:rsidRPr="002A280D">
        <w:rPr>
          <w:rFonts w:cs="Arial" w:hint="cs"/>
          <w:rtl/>
        </w:rPr>
        <w:t>חוגג</w:t>
      </w:r>
      <w:r w:rsidR="008520FF" w:rsidRPr="002A280D">
        <w:rPr>
          <w:rFonts w:cs="Arial"/>
          <w:rtl/>
        </w:rPr>
        <w:t xml:space="preserve"> </w:t>
      </w:r>
      <w:r w:rsidR="008520FF" w:rsidRPr="002A280D">
        <w:rPr>
          <w:rFonts w:cs="Arial" w:hint="cs"/>
          <w:rtl/>
        </w:rPr>
        <w:t>יום</w:t>
      </w:r>
      <w:r w:rsidR="008520FF" w:rsidRPr="002A280D">
        <w:rPr>
          <w:rFonts w:cs="Arial"/>
          <w:rtl/>
        </w:rPr>
        <w:t xml:space="preserve"> </w:t>
      </w:r>
      <w:r w:rsidR="008520FF" w:rsidRPr="002A280D">
        <w:rPr>
          <w:rFonts w:cs="Arial" w:hint="cs"/>
          <w:rtl/>
        </w:rPr>
        <w:t>הולדת</w:t>
      </w:r>
      <w:r w:rsidR="008520FF" w:rsidRPr="002A280D">
        <w:rPr>
          <w:rFonts w:cs="Arial"/>
          <w:rtl/>
        </w:rPr>
        <w:t>"</w:t>
      </w:r>
    </w:p>
    <w:p w14:paraId="3D44F1C0" w14:textId="77777777" w:rsidR="008520FF" w:rsidRPr="0089089F" w:rsidRDefault="008520FF" w:rsidP="00D4501D">
      <w:pPr>
        <w:pStyle w:val="ListParagraph"/>
        <w:ind w:left="1440"/>
        <w:rPr>
          <w:rtl/>
        </w:rPr>
      </w:pPr>
    </w:p>
    <w:p w14:paraId="1477FC48" w14:textId="77777777" w:rsidR="00D4501D" w:rsidRPr="00D4501D" w:rsidRDefault="00D4501D" w:rsidP="00D4501D">
      <w:pPr>
        <w:rPr>
          <w:b/>
          <w:bCs/>
        </w:rPr>
      </w:pPr>
    </w:p>
    <w:p w14:paraId="42737D23" w14:textId="472D0086" w:rsidR="00DB248F" w:rsidRPr="00D4501D" w:rsidRDefault="00DB248F" w:rsidP="00DB248F">
      <w:pPr>
        <w:rPr>
          <w:rtl/>
        </w:rPr>
      </w:pPr>
    </w:p>
    <w:p w14:paraId="2479ED3F" w14:textId="77777777" w:rsidR="00DB248F" w:rsidRDefault="00DB248F" w:rsidP="00DB248F">
      <w:pPr>
        <w:rPr>
          <w:rtl/>
        </w:rPr>
      </w:pPr>
    </w:p>
    <w:p w14:paraId="1E894952" w14:textId="79595E47" w:rsidR="00037CC3" w:rsidRPr="002E2467" w:rsidRDefault="00DC7734" w:rsidP="00037CC3">
      <w:pPr>
        <w:pStyle w:val="ListParagraph"/>
        <w:ind w:left="0"/>
        <w:rPr>
          <w:b/>
          <w:bCs/>
          <w:sz w:val="28"/>
          <w:szCs w:val="28"/>
          <w:rtl/>
        </w:rPr>
      </w:pPr>
      <w:r>
        <w:rPr>
          <w:rFonts w:hint="cs"/>
          <w:b/>
          <w:bCs/>
          <w:sz w:val="28"/>
          <w:szCs w:val="28"/>
          <w:rtl/>
        </w:rPr>
        <w:t>משימות בונוס</w:t>
      </w:r>
    </w:p>
    <w:p w14:paraId="6A3E5261" w14:textId="77777777" w:rsidR="00037CC3" w:rsidRDefault="00037CC3" w:rsidP="00DB248F">
      <w:pPr>
        <w:rPr>
          <w:rtl/>
        </w:rPr>
      </w:pPr>
    </w:p>
    <w:p w14:paraId="63948838" w14:textId="0AA491F0" w:rsidR="00DB248F" w:rsidRPr="00D4501D" w:rsidRDefault="00D4501D" w:rsidP="00DB248F">
      <w:pPr>
        <w:rPr>
          <w:rtl/>
        </w:rPr>
      </w:pPr>
      <w:r>
        <w:rPr>
          <w:rFonts w:cs="Arial" w:hint="cs"/>
          <w:rtl/>
        </w:rPr>
        <w:t xml:space="preserve">1. </w:t>
      </w:r>
      <w:r w:rsidR="00DB248F" w:rsidRPr="00D4501D">
        <w:rPr>
          <w:rFonts w:cs="Arial"/>
          <w:rtl/>
        </w:rPr>
        <w:t>הוספת ימי הולדת:</w:t>
      </w:r>
    </w:p>
    <w:p w14:paraId="543ACABF" w14:textId="77777777" w:rsidR="00DB248F" w:rsidRDefault="00DB248F" w:rsidP="00D4501D">
      <w:pPr>
        <w:ind w:left="720"/>
        <w:rPr>
          <w:rtl/>
        </w:rPr>
      </w:pPr>
      <w:r>
        <w:rPr>
          <w:rFonts w:cs="Arial"/>
          <w:rtl/>
        </w:rPr>
        <w:t>נאפשר הוספת נתונים לקובץ. בחלק השני של החלון ניתן את האפשרות להזין שם חוגג ולבחור עבורו תאריך יום הולדת מתאים כך שכשנלחץ על כפתור "הוסף" תתווסף שורה חדשה בקובץ שפתחנו קודם עם הנתונים של יום ההולדת שהכנסנו. לאחר הלחיצה על כפתור ה"הוסף" ננקה את הפקדים מתוכן, ז"א נאפס את התאריך ונמחק את מה שהיה כתוב בתיבת הטקסט של שם החוגג להוספה.</w:t>
      </w:r>
    </w:p>
    <w:p w14:paraId="6E80EBA2" w14:textId="77777777" w:rsidR="00DB248F" w:rsidRDefault="00DB248F" w:rsidP="00D4501D">
      <w:pPr>
        <w:ind w:left="720"/>
        <w:rPr>
          <w:rtl/>
        </w:rPr>
      </w:pPr>
      <w:r>
        <w:rPr>
          <w:rFonts w:cs="Arial"/>
          <w:rtl/>
        </w:rPr>
        <w:t xml:space="preserve">לפני ביצוע ההוספה יש לבדוק שאין אף מישהו שכבר חוגג יום הולדת באותו תאריך. במידה ויש נציג הודעת שגיאה מתאימה ע"י </w:t>
      </w:r>
      <w:r>
        <w:t>MessageBox</w:t>
      </w:r>
      <w:r>
        <w:rPr>
          <w:rFonts w:cs="Arial"/>
          <w:rtl/>
        </w:rPr>
        <w:t>. כמו כן יש לשים לב שהשם נכתב באנגלית בלבד!</w:t>
      </w:r>
    </w:p>
    <w:p w14:paraId="57ABCB37" w14:textId="77777777" w:rsidR="00B37CB7" w:rsidRPr="00D4501D" w:rsidRDefault="00B37CB7" w:rsidP="00D4501D">
      <w:pPr>
        <w:ind w:left="720"/>
        <w:rPr>
          <w:u w:val="single"/>
          <w:rtl/>
        </w:rPr>
      </w:pPr>
      <w:r w:rsidRPr="00D4501D">
        <w:rPr>
          <w:rFonts w:cs="Arial" w:hint="cs"/>
          <w:u w:val="single"/>
          <w:rtl/>
        </w:rPr>
        <w:t>הערה</w:t>
      </w:r>
      <w:r w:rsidRPr="00D4501D">
        <w:rPr>
          <w:rFonts w:cs="Arial"/>
          <w:u w:val="single"/>
          <w:rtl/>
        </w:rPr>
        <w:t>:</w:t>
      </w:r>
    </w:p>
    <w:p w14:paraId="749FD3BF" w14:textId="77777777" w:rsidR="00B37CB7" w:rsidRDefault="00B37CB7" w:rsidP="00D4501D">
      <w:pPr>
        <w:ind w:left="720"/>
        <w:rPr>
          <w:rtl/>
        </w:rPr>
      </w:pPr>
      <w:r>
        <w:rPr>
          <w:rFonts w:cs="Arial"/>
          <w:rtl/>
        </w:rPr>
        <w:t xml:space="preserve">יש לשים לב שתאריכי ימי ההולדת בקבצים מסודרים כך : </w:t>
      </w:r>
      <w:r>
        <w:t>M/D/YYYY</w:t>
      </w:r>
    </w:p>
    <w:p w14:paraId="328B2D44" w14:textId="77777777" w:rsidR="00B37CB7" w:rsidRDefault="00B37CB7" w:rsidP="00D4501D">
      <w:pPr>
        <w:ind w:left="720"/>
        <w:rPr>
          <w:rtl/>
        </w:rPr>
      </w:pPr>
      <w:r>
        <w:rPr>
          <w:rFonts w:cs="Arial"/>
          <w:rtl/>
        </w:rPr>
        <w:t>כך שהחודש מופיע לפני היום (לפי הגרסא הבינלאומית) יש לשים לב ששומרים על הפורמט הזה לכל אורך התרגיל. כדי לוודא שהעבודה לא תהיה תלויה בשפת מערכת ההפעלה תוכלו להשתמש לדוגמא בספריה:</w:t>
      </w:r>
    </w:p>
    <w:p w14:paraId="20544C51" w14:textId="77777777" w:rsidR="00B37CB7" w:rsidRDefault="00B37CB7" w:rsidP="00D4501D">
      <w:pPr>
        <w:ind w:left="720"/>
        <w:jc w:val="center"/>
      </w:pPr>
      <w:r>
        <w:t>using System.Globalization</w:t>
      </w:r>
      <w:r>
        <w:rPr>
          <w:rFonts w:cs="Arial"/>
          <w:rtl/>
        </w:rPr>
        <w:t>;</w:t>
      </w:r>
    </w:p>
    <w:p w14:paraId="5D008542" w14:textId="77777777" w:rsidR="00B37CB7" w:rsidRDefault="00B37CB7" w:rsidP="00D4501D">
      <w:pPr>
        <w:ind w:left="720"/>
        <w:rPr>
          <w:rtl/>
        </w:rPr>
      </w:pPr>
      <w:r>
        <w:rPr>
          <w:rFonts w:cs="Arial"/>
          <w:rtl/>
        </w:rPr>
        <w:t>ובערך:</w:t>
      </w:r>
    </w:p>
    <w:p w14:paraId="780519E7" w14:textId="77777777" w:rsidR="00B37CB7" w:rsidRDefault="00B37CB7" w:rsidP="00D4501D">
      <w:pPr>
        <w:ind w:left="720"/>
        <w:jc w:val="center"/>
      </w:pPr>
      <w:r>
        <w:t>CultureInfo.InvariantCulture</w:t>
      </w:r>
    </w:p>
    <w:p w14:paraId="76BFA674" w14:textId="77777777" w:rsidR="00B37CB7" w:rsidRDefault="00B37CB7" w:rsidP="00D4501D">
      <w:pPr>
        <w:ind w:left="720"/>
        <w:rPr>
          <w:rtl/>
        </w:rPr>
      </w:pPr>
      <w:r>
        <w:rPr>
          <w:rFonts w:cs="Arial"/>
          <w:rtl/>
        </w:rPr>
        <w:t>כאשר אתם מפרשים את טקסט התאריך.</w:t>
      </w:r>
    </w:p>
    <w:p w14:paraId="3197B497" w14:textId="4BD47463" w:rsidR="00B37CB7" w:rsidRDefault="00037CC3" w:rsidP="00037CC3">
      <w:pPr>
        <w:rPr>
          <w:rtl/>
        </w:rPr>
      </w:pPr>
      <w:r>
        <w:rPr>
          <w:rFonts w:cs="Arial" w:hint="cs"/>
          <w:rtl/>
        </w:rPr>
        <w:t xml:space="preserve">2. </w:t>
      </w:r>
      <w:r w:rsidR="00B37CB7">
        <w:rPr>
          <w:rFonts w:cs="Arial"/>
          <w:rtl/>
        </w:rPr>
        <w:t>הוסיפו אפשרות להצגה ושמירה של יותר מחוגג אחד בכל יום.</w:t>
      </w:r>
    </w:p>
    <w:p w14:paraId="23F7E0F2" w14:textId="3081D5FA" w:rsidR="00B37CB7" w:rsidRDefault="00037CC3" w:rsidP="00B37CB7">
      <w:pPr>
        <w:rPr>
          <w:rtl/>
        </w:rPr>
      </w:pPr>
      <w:r>
        <w:rPr>
          <w:rFonts w:cs="Arial" w:hint="cs"/>
          <w:rtl/>
        </w:rPr>
        <w:t xml:space="preserve">3. </w:t>
      </w:r>
      <w:r w:rsidR="00B37CB7">
        <w:rPr>
          <w:rFonts w:cs="Arial"/>
          <w:rtl/>
        </w:rPr>
        <w:t>הוסיפו אפשרות להוספת אירועים נוספים מלבד ימי הולדת.</w:t>
      </w:r>
    </w:p>
    <w:p w14:paraId="62DC956B" w14:textId="116AE5B2" w:rsidR="00DB248F" w:rsidRDefault="00037CC3" w:rsidP="00B37CB7">
      <w:pPr>
        <w:rPr>
          <w:rtl/>
        </w:rPr>
      </w:pPr>
      <w:r>
        <w:rPr>
          <w:rFonts w:cs="Arial" w:hint="cs"/>
          <w:rtl/>
        </w:rPr>
        <w:t xml:space="preserve">4. </w:t>
      </w:r>
      <w:r w:rsidR="00B37CB7">
        <w:rPr>
          <w:rFonts w:cs="Arial"/>
          <w:rtl/>
        </w:rPr>
        <w:t xml:space="preserve">שנו את קבצי הטקסט והקוד כך שהנתונים ישמרו בתבנית </w:t>
      </w:r>
      <w:r w:rsidR="00B37CB7">
        <w:t>XML</w:t>
      </w:r>
      <w:r w:rsidR="00B37CB7">
        <w:rPr>
          <w:rFonts w:cs="Arial"/>
          <w:rtl/>
        </w:rPr>
        <w:t>.</w:t>
      </w:r>
    </w:p>
    <w:p w14:paraId="1C08F11E" w14:textId="77777777" w:rsidR="00DB248F" w:rsidRDefault="00DB248F" w:rsidP="00FB2669">
      <w:pPr>
        <w:rPr>
          <w:rtl/>
        </w:rPr>
      </w:pPr>
    </w:p>
    <w:p w14:paraId="7CD99C74" w14:textId="77777777" w:rsidR="006E5059" w:rsidRDefault="006E5059" w:rsidP="00FB2669">
      <w:pPr>
        <w:rPr>
          <w:rtl/>
        </w:rPr>
      </w:pPr>
    </w:p>
    <w:p w14:paraId="4353F804" w14:textId="77777777" w:rsidR="006E5059" w:rsidRDefault="006E5059" w:rsidP="00FB2669">
      <w:pPr>
        <w:rPr>
          <w:rtl/>
        </w:rPr>
      </w:pPr>
    </w:p>
    <w:p w14:paraId="075E7E42" w14:textId="77777777" w:rsidR="006E5059" w:rsidRDefault="006E5059" w:rsidP="00FB2669">
      <w:pPr>
        <w:rPr>
          <w:rtl/>
        </w:rPr>
      </w:pPr>
    </w:p>
    <w:p w14:paraId="4F1E646C" w14:textId="77777777" w:rsidR="006E5059" w:rsidRDefault="006E5059" w:rsidP="00FB2669">
      <w:pPr>
        <w:rPr>
          <w:rtl/>
        </w:rPr>
      </w:pPr>
    </w:p>
    <w:p w14:paraId="5BFF50C9" w14:textId="77777777" w:rsidR="006E5059" w:rsidRDefault="006E5059" w:rsidP="00FB2669">
      <w:pPr>
        <w:rPr>
          <w:rtl/>
        </w:rPr>
      </w:pPr>
    </w:p>
    <w:p w14:paraId="441CD1B9" w14:textId="37F54241" w:rsidR="006E5059" w:rsidRPr="002A280D" w:rsidRDefault="003E4A78" w:rsidP="006E5059">
      <w:pPr>
        <w:rPr>
          <w:rFonts w:cs="Arial" w:hint="cs"/>
          <w:b/>
          <w:bCs/>
          <w:sz w:val="44"/>
          <w:szCs w:val="44"/>
          <w:rtl/>
        </w:rPr>
      </w:pPr>
      <w:r>
        <w:rPr>
          <w:rFonts w:cs="Arial" w:hint="cs"/>
          <w:b/>
          <w:bCs/>
          <w:sz w:val="44"/>
          <w:szCs w:val="44"/>
          <w:rtl/>
        </w:rPr>
        <w:lastRenderedPageBreak/>
        <w:t>נושאים נוספים ב-</w:t>
      </w:r>
      <w:r>
        <w:rPr>
          <w:rFonts w:cs="Arial"/>
          <w:b/>
          <w:bCs/>
          <w:sz w:val="44"/>
          <w:szCs w:val="44"/>
        </w:rPr>
        <w:t>WPF</w:t>
      </w:r>
      <w:r>
        <w:rPr>
          <w:rFonts w:cs="Arial" w:hint="cs"/>
          <w:b/>
          <w:bCs/>
          <w:sz w:val="44"/>
          <w:szCs w:val="44"/>
          <w:rtl/>
        </w:rPr>
        <w:t xml:space="preserve"> לפרויקט טריוויה</w:t>
      </w:r>
    </w:p>
    <w:p w14:paraId="68DDC7D7" w14:textId="77777777" w:rsidR="00DB248F" w:rsidRDefault="00DB248F" w:rsidP="00FB2669">
      <w:pPr>
        <w:rPr>
          <w:rtl/>
        </w:rPr>
      </w:pPr>
    </w:p>
    <w:p w14:paraId="088F749E" w14:textId="77777777" w:rsidR="003E4A78" w:rsidRDefault="00DB248F" w:rsidP="003E4A78">
      <w:pPr>
        <w:rPr>
          <w:ins w:id="1" w:author="Shlomi Hod" w:date="2017-06-01T12:11:00Z"/>
          <w:rFonts w:hint="cs"/>
          <w:b/>
          <w:bCs/>
          <w:rtl/>
        </w:rPr>
      </w:pPr>
      <w:r w:rsidRPr="00FB2669">
        <w:rPr>
          <w:rFonts w:hint="cs"/>
          <w:b/>
          <w:bCs/>
          <w:rtl/>
        </w:rPr>
        <w:t>על</w:t>
      </w:r>
      <w:r w:rsidRPr="00FB2669">
        <w:rPr>
          <w:b/>
          <w:bCs/>
          <w:rtl/>
        </w:rPr>
        <w:t xml:space="preserve"> </w:t>
      </w:r>
      <w:r w:rsidRPr="00FB2669">
        <w:rPr>
          <w:rFonts w:hint="cs"/>
          <w:b/>
          <w:bCs/>
          <w:rtl/>
        </w:rPr>
        <w:t>מנת</w:t>
      </w:r>
      <w:r w:rsidRPr="00FB2669">
        <w:rPr>
          <w:b/>
          <w:bCs/>
          <w:rtl/>
        </w:rPr>
        <w:t xml:space="preserve"> </w:t>
      </w:r>
      <w:r w:rsidRPr="00FB2669">
        <w:rPr>
          <w:rFonts w:hint="cs"/>
          <w:b/>
          <w:bCs/>
          <w:rtl/>
        </w:rPr>
        <w:t>לפתח</w:t>
      </w:r>
      <w:r w:rsidRPr="00FB2669">
        <w:rPr>
          <w:b/>
          <w:bCs/>
          <w:rtl/>
        </w:rPr>
        <w:t xml:space="preserve"> </w:t>
      </w:r>
      <w:r w:rsidRPr="00FB2669">
        <w:rPr>
          <w:rFonts w:hint="cs"/>
          <w:b/>
          <w:bCs/>
          <w:rtl/>
        </w:rPr>
        <w:t>את</w:t>
      </w:r>
      <w:r w:rsidRPr="00FB2669">
        <w:rPr>
          <w:b/>
          <w:bCs/>
          <w:rtl/>
        </w:rPr>
        <w:t xml:space="preserve"> </w:t>
      </w:r>
      <w:r w:rsidR="003E4A78">
        <w:rPr>
          <w:rFonts w:hint="cs"/>
          <w:b/>
          <w:bCs/>
          <w:rtl/>
        </w:rPr>
        <w:t>ה-</w:t>
      </w:r>
      <w:r w:rsidR="003E4A78">
        <w:rPr>
          <w:b/>
          <w:bCs/>
        </w:rPr>
        <w:t>GUI</w:t>
      </w:r>
      <w:r w:rsidR="003E4A78">
        <w:rPr>
          <w:rFonts w:hint="cs"/>
          <w:b/>
          <w:bCs/>
          <w:rtl/>
        </w:rPr>
        <w:t xml:space="preserve"> של לקוח פרויקט טריוויה, יש עוד שני נושאים שתצטרכו ללמוד. תוכלו ללמוד אותם כאשר תתכנתו את הלקוח</w:t>
      </w:r>
      <w:ins w:id="2" w:author="Shlomi Hod" w:date="2017-06-01T12:11:00Z">
        <w:r w:rsidR="003E4A78">
          <w:rPr>
            <w:rFonts w:hint="cs"/>
            <w:b/>
            <w:bCs/>
            <w:rtl/>
          </w:rPr>
          <w:t>.</w:t>
        </w:r>
      </w:ins>
    </w:p>
    <w:p w14:paraId="218E6836" w14:textId="3C7B62A5" w:rsidR="003C6A00" w:rsidRDefault="003C6A00" w:rsidP="003E4A78">
      <w:pPr>
        <w:rPr>
          <w:rtl/>
        </w:rPr>
      </w:pPr>
    </w:p>
    <w:p w14:paraId="141AEA6B" w14:textId="596B6D31" w:rsidR="003E4A78" w:rsidRDefault="003E4A78" w:rsidP="003E4A78">
      <w:pPr>
        <w:pStyle w:val="ListParagraph"/>
        <w:ind w:left="0"/>
        <w:rPr>
          <w:b/>
          <w:bCs/>
          <w:sz w:val="28"/>
          <w:szCs w:val="28"/>
          <w:rtl/>
        </w:rPr>
      </w:pPr>
      <w:r>
        <w:rPr>
          <w:rFonts w:hint="cs"/>
          <w:b/>
          <w:bCs/>
          <w:sz w:val="28"/>
          <w:szCs w:val="28"/>
          <w:rtl/>
        </w:rPr>
        <w:t>נושא 1 - משאבים</w:t>
      </w:r>
    </w:p>
    <w:p w14:paraId="527D40A0" w14:textId="77777777" w:rsidR="003E4A78" w:rsidRPr="002F0EC9" w:rsidRDefault="003E4A78" w:rsidP="003E4A78">
      <w:pPr>
        <w:rPr>
          <w:rtl/>
        </w:rPr>
      </w:pPr>
      <w:r w:rsidRPr="002F0EC9">
        <w:rPr>
          <w:rFonts w:hint="cs"/>
          <w:rtl/>
        </w:rPr>
        <w:t xml:space="preserve">לעיתים קרובות </w:t>
      </w:r>
      <w:r>
        <w:rPr>
          <w:rFonts w:hint="cs"/>
          <w:rtl/>
        </w:rPr>
        <w:t>האפליקציה</w:t>
      </w:r>
      <w:r w:rsidRPr="002F0EC9">
        <w:rPr>
          <w:rFonts w:hint="cs"/>
          <w:rtl/>
        </w:rPr>
        <w:t xml:space="preserve"> צרי</w:t>
      </w:r>
      <w:r>
        <w:rPr>
          <w:rFonts w:hint="cs"/>
          <w:rtl/>
        </w:rPr>
        <w:t>כה</w:t>
      </w:r>
      <w:r w:rsidRPr="002F0EC9">
        <w:rPr>
          <w:rFonts w:hint="cs"/>
          <w:rtl/>
        </w:rPr>
        <w:t xml:space="preserve"> להכיל ק</w:t>
      </w:r>
      <w:r w:rsidRPr="002F0EC9">
        <w:rPr>
          <w:rtl/>
        </w:rPr>
        <w:t>בצי מולטימדיה</w:t>
      </w:r>
      <w:r w:rsidRPr="002F0EC9">
        <w:rPr>
          <w:rFonts w:hint="cs"/>
          <w:rtl/>
        </w:rPr>
        <w:t>, סרטונים, אודיו.</w:t>
      </w:r>
    </w:p>
    <w:p w14:paraId="2A252A12" w14:textId="77777777" w:rsidR="003E4A78" w:rsidRDefault="003E4A78" w:rsidP="003E4A78">
      <w:pPr>
        <w:tabs>
          <w:tab w:val="num" w:pos="1440"/>
        </w:tabs>
        <w:rPr>
          <w:rtl/>
        </w:rPr>
      </w:pPr>
      <w:r>
        <w:rPr>
          <w:rFonts w:hint="cs"/>
          <w:rtl/>
        </w:rPr>
        <w:t xml:space="preserve">אפשרות ראשונה היא לשמור אותם כקבצים חיצוניים בספריית ההתקנה או בתת ספריה או בכל מקום אחר במחשב, אולם במקרה זה אנחנו מסתכנים שהמשתמש </w:t>
      </w:r>
      <w:r w:rsidRPr="002F0EC9">
        <w:rPr>
          <w:rtl/>
        </w:rPr>
        <w:t xml:space="preserve">עלול למחוק </w:t>
      </w:r>
      <w:r>
        <w:rPr>
          <w:rFonts w:hint="cs"/>
          <w:rtl/>
        </w:rPr>
        <w:t>אותם.</w:t>
      </w:r>
    </w:p>
    <w:p w14:paraId="6ECBB640" w14:textId="77777777" w:rsidR="003E4A78" w:rsidRDefault="003E4A78" w:rsidP="003E4A78">
      <w:pPr>
        <w:tabs>
          <w:tab w:val="num" w:pos="1440"/>
        </w:tabs>
        <w:rPr>
          <w:rtl/>
        </w:rPr>
      </w:pPr>
      <w:r>
        <w:rPr>
          <w:rFonts w:hint="cs"/>
          <w:rtl/>
        </w:rPr>
        <w:t>האפשרות המועדפת היא</w:t>
      </w:r>
      <w:r w:rsidRPr="002F0EC9">
        <w:rPr>
          <w:rtl/>
        </w:rPr>
        <w:t xml:space="preserve"> להוסיף אותם</w:t>
      </w:r>
      <w:r w:rsidRPr="002F0EC9">
        <w:t xml:space="preserve"> </w:t>
      </w:r>
      <w:r w:rsidRPr="002F0EC9">
        <w:rPr>
          <w:rtl/>
        </w:rPr>
        <w:t>כחלק מובנה</w:t>
      </w:r>
      <w:r w:rsidRPr="002F0EC9">
        <w:t xml:space="preserve"> </w:t>
      </w:r>
      <w:r>
        <w:rPr>
          <w:rFonts w:hint="cs"/>
          <w:rtl/>
        </w:rPr>
        <w:t>של האפליקציה, אפשרות זאת מכונה "משאבים" (</w:t>
      </w:r>
      <w:r>
        <w:t>Resources</w:t>
      </w:r>
      <w:r>
        <w:rPr>
          <w:rFonts w:hint="cs"/>
          <w:rtl/>
        </w:rPr>
        <w:t>).</w:t>
      </w:r>
    </w:p>
    <w:p w14:paraId="181B9A8E" w14:textId="77777777" w:rsidR="003E4A78" w:rsidRDefault="003E4A78" w:rsidP="003E4A78">
      <w:pPr>
        <w:tabs>
          <w:tab w:val="num" w:pos="1440"/>
        </w:tabs>
        <w:rPr>
          <w:rtl/>
        </w:rPr>
      </w:pPr>
      <w:r>
        <w:rPr>
          <w:rFonts w:hint="cs"/>
          <w:rtl/>
        </w:rPr>
        <w:t xml:space="preserve">הסרטון הבא מציג כיצד מוסיפים משאבים לאפליקציית </w:t>
      </w:r>
      <w:r>
        <w:t>WPF</w:t>
      </w:r>
      <w:r>
        <w:rPr>
          <w:rFonts w:hint="cs"/>
          <w:rtl/>
        </w:rPr>
        <w:t>:</w:t>
      </w:r>
    </w:p>
    <w:p w14:paraId="7605033D" w14:textId="77777777" w:rsidR="003E4A78" w:rsidRPr="00FA4C24" w:rsidRDefault="003E4A78" w:rsidP="003E4A78">
      <w:pPr>
        <w:tabs>
          <w:tab w:val="num" w:pos="1440"/>
        </w:tabs>
        <w:rPr>
          <w:sz w:val="16"/>
          <w:szCs w:val="16"/>
          <w:rtl/>
        </w:rPr>
      </w:pPr>
      <w:hyperlink r:id="rId42" w:history="1">
        <w:r w:rsidRPr="00FA4C24">
          <w:rPr>
            <w:rStyle w:val="Hyperlink"/>
            <w:rFonts w:ascii="Arial" w:hAnsi="Arial" w:cs="Arial"/>
            <w:shd w:val="clear" w:color="auto" w:fill="FFFFFF"/>
          </w:rPr>
          <w:t>Adding Imag</w:t>
        </w:r>
        <w:r w:rsidRPr="00FA4C24">
          <w:rPr>
            <w:rStyle w:val="Hyperlink"/>
            <w:rFonts w:ascii="Arial" w:hAnsi="Arial" w:cs="Arial"/>
            <w:shd w:val="clear" w:color="auto" w:fill="FFFFFF"/>
          </w:rPr>
          <w:t>e</w:t>
        </w:r>
        <w:r w:rsidRPr="00FA4C24">
          <w:rPr>
            <w:rStyle w:val="Hyperlink"/>
            <w:rFonts w:ascii="Arial" w:hAnsi="Arial" w:cs="Arial"/>
            <w:shd w:val="clear" w:color="auto" w:fill="FFFFFF"/>
          </w:rPr>
          <w:t xml:space="preserve"> to WPF C# application</w:t>
        </w:r>
      </w:hyperlink>
    </w:p>
    <w:p w14:paraId="395A2A34" w14:textId="77777777" w:rsidR="003E4A78" w:rsidRDefault="003E4A78" w:rsidP="003E4A78">
      <w:pPr>
        <w:tabs>
          <w:tab w:val="num" w:pos="1440"/>
        </w:tabs>
        <w:rPr>
          <w:b/>
          <w:bCs/>
          <w:sz w:val="24"/>
          <w:szCs w:val="24"/>
          <w:rtl/>
        </w:rPr>
      </w:pPr>
    </w:p>
    <w:p w14:paraId="5311EE39" w14:textId="77777777" w:rsidR="003E4A78" w:rsidRPr="00FA4C24" w:rsidRDefault="003E4A78" w:rsidP="003E4A78">
      <w:pPr>
        <w:tabs>
          <w:tab w:val="num" w:pos="1440"/>
        </w:tabs>
        <w:rPr>
          <w:b/>
          <w:bCs/>
          <w:sz w:val="24"/>
          <w:szCs w:val="24"/>
          <w:rtl/>
        </w:rPr>
      </w:pPr>
      <w:r w:rsidRPr="00FA4C24">
        <w:rPr>
          <w:rFonts w:hint="cs"/>
          <w:b/>
          <w:bCs/>
          <w:sz w:val="24"/>
          <w:szCs w:val="24"/>
          <w:rtl/>
        </w:rPr>
        <w:t>הרחבה לסרטון, הצגת משאבים ב-</w:t>
      </w:r>
      <w:r w:rsidRPr="00FA4C24">
        <w:rPr>
          <w:b/>
          <w:bCs/>
          <w:sz w:val="24"/>
          <w:szCs w:val="24"/>
        </w:rPr>
        <w:t>Code Behind</w:t>
      </w:r>
      <w:r w:rsidRPr="00FA4C24">
        <w:rPr>
          <w:rFonts w:hint="cs"/>
          <w:b/>
          <w:bCs/>
          <w:sz w:val="24"/>
          <w:szCs w:val="24"/>
          <w:rtl/>
        </w:rPr>
        <w:t>:</w:t>
      </w:r>
    </w:p>
    <w:p w14:paraId="71ECD8AC" w14:textId="77777777" w:rsidR="003E4A78" w:rsidRDefault="003E4A78" w:rsidP="003E4A78">
      <w:pPr>
        <w:tabs>
          <w:tab w:val="num" w:pos="1440"/>
        </w:tabs>
        <w:jc w:val="center"/>
        <w:rPr>
          <w:rtl/>
        </w:rPr>
      </w:pPr>
      <w:r>
        <w:rPr>
          <w:noProof/>
        </w:rPr>
        <w:drawing>
          <wp:inline distT="0" distB="0" distL="0" distR="0" wp14:anchorId="0D24948E" wp14:editId="4F63BF83">
            <wp:extent cx="2704762" cy="2314286"/>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04762" cy="2314286"/>
                    </a:xfrm>
                    <a:prstGeom prst="rect">
                      <a:avLst/>
                    </a:prstGeom>
                  </pic:spPr>
                </pic:pic>
              </a:graphicData>
            </a:graphic>
          </wp:inline>
        </w:drawing>
      </w:r>
    </w:p>
    <w:p w14:paraId="0CC79648" w14:textId="77777777" w:rsidR="003E4A78" w:rsidRDefault="003E4A78" w:rsidP="003E4A78">
      <w:pPr>
        <w:tabs>
          <w:tab w:val="num" w:pos="1440"/>
        </w:tabs>
        <w:bidi w:val="0"/>
        <w:rPr>
          <w:rtl/>
        </w:rPr>
      </w:pPr>
    </w:p>
    <w:p w14:paraId="5FDD0885" w14:textId="77777777" w:rsidR="003E4A78" w:rsidRDefault="003E4A78" w:rsidP="003E4A78">
      <w:pPr>
        <w:tabs>
          <w:tab w:val="num" w:pos="1440"/>
        </w:tabs>
        <w:bidi w:val="0"/>
        <w:rPr>
          <w:rtl/>
        </w:rPr>
      </w:pPr>
    </w:p>
    <w:p w14:paraId="3D9CB148" w14:textId="77777777" w:rsidR="003E4A78" w:rsidRDefault="003E4A78" w:rsidP="003E4A78">
      <w:pPr>
        <w:tabs>
          <w:tab w:val="num" w:pos="1440"/>
        </w:tabs>
        <w:bidi w:val="0"/>
        <w:rPr>
          <w:rtl/>
        </w:rPr>
      </w:pPr>
    </w:p>
    <w:p w14:paraId="3F49DE43" w14:textId="77777777" w:rsidR="003E4A78" w:rsidRDefault="003E4A78" w:rsidP="003E4A78">
      <w:pPr>
        <w:tabs>
          <w:tab w:val="num" w:pos="1440"/>
        </w:tabs>
        <w:bidi w:val="0"/>
        <w:rPr>
          <w:rtl/>
        </w:rPr>
      </w:pPr>
    </w:p>
    <w:p w14:paraId="0FE098A5" w14:textId="77777777" w:rsidR="003E4A78" w:rsidRDefault="003E4A78" w:rsidP="003E4A78">
      <w:pPr>
        <w:tabs>
          <w:tab w:val="num" w:pos="1440"/>
        </w:tabs>
        <w:bidi w:val="0"/>
        <w:rPr>
          <w:rtl/>
        </w:rPr>
      </w:pPr>
    </w:p>
    <w:p w14:paraId="364C9F6C" w14:textId="77777777" w:rsidR="003E4A78" w:rsidRDefault="003E4A78" w:rsidP="003E4A78">
      <w:pPr>
        <w:tabs>
          <w:tab w:val="num" w:pos="1440"/>
        </w:tabs>
        <w:bidi w:val="0"/>
        <w:rPr>
          <w:rtl/>
        </w:rPr>
      </w:pPr>
    </w:p>
    <w:p w14:paraId="348CD5E4" w14:textId="77777777" w:rsidR="003E4A78" w:rsidRDefault="003E4A78" w:rsidP="003E4A78">
      <w:pPr>
        <w:tabs>
          <w:tab w:val="num" w:pos="1440"/>
        </w:tabs>
        <w:bidi w:val="0"/>
        <w:rPr>
          <w:rtl/>
        </w:rPr>
      </w:pPr>
    </w:p>
    <w:p w14:paraId="19F655A3" w14:textId="77777777" w:rsidR="003E4A78" w:rsidRDefault="003E4A78" w:rsidP="003E4A78">
      <w:pPr>
        <w:tabs>
          <w:tab w:val="num" w:pos="1440"/>
        </w:tabs>
        <w:bidi w:val="0"/>
        <w:rPr>
          <w:rtl/>
        </w:rPr>
      </w:pPr>
    </w:p>
    <w:p w14:paraId="264121C4" w14:textId="77777777" w:rsidR="003E4A78" w:rsidRDefault="003E4A78" w:rsidP="003E4A78">
      <w:pPr>
        <w:tabs>
          <w:tab w:val="num" w:pos="1440"/>
        </w:tabs>
        <w:bidi w:val="0"/>
      </w:pPr>
      <w:r>
        <w:lastRenderedPageBreak/>
        <w:t>XAML:</w:t>
      </w:r>
    </w:p>
    <w:tbl>
      <w:tblPr>
        <w:tblStyle w:val="TableGrid"/>
        <w:bidiVisual/>
        <w:tblW w:w="0" w:type="auto"/>
        <w:tblLook w:val="04A0" w:firstRow="1" w:lastRow="0" w:firstColumn="1" w:lastColumn="0" w:noHBand="0" w:noVBand="1"/>
      </w:tblPr>
      <w:tblGrid>
        <w:gridCol w:w="8296"/>
      </w:tblGrid>
      <w:tr w:rsidR="003E4A78" w14:paraId="59DF135F" w14:textId="77777777" w:rsidTr="004F6446">
        <w:tc>
          <w:tcPr>
            <w:tcW w:w="8296" w:type="dxa"/>
          </w:tcPr>
          <w:p w14:paraId="2BB9299B" w14:textId="77777777" w:rsidR="003E4A78" w:rsidRDefault="003E4A78" w:rsidP="004F6446">
            <w:pPr>
              <w:autoSpaceDE w:val="0"/>
              <w:autoSpaceDN w:val="0"/>
              <w:bidi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StackPanel</w:t>
            </w:r>
            <w:r>
              <w:rPr>
                <w:rFonts w:ascii="Consolas" w:hAnsi="Consolas" w:cs="Consolas"/>
                <w:color w:val="0000FF"/>
                <w:sz w:val="19"/>
                <w:szCs w:val="19"/>
              </w:rPr>
              <w:t>&gt;</w:t>
            </w:r>
          </w:p>
          <w:p w14:paraId="797DEB22" w14:textId="77777777" w:rsidR="003E4A78" w:rsidRDefault="003E4A78" w:rsidP="004F6446">
            <w:pPr>
              <w:autoSpaceDE w:val="0"/>
              <w:autoSpaceDN w:val="0"/>
              <w:bidi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Image</w:t>
            </w:r>
            <w:r>
              <w:rPr>
                <w:rFonts w:ascii="Consolas" w:hAnsi="Consolas" w:cs="Consolas"/>
                <w:color w:val="FF0000"/>
                <w:sz w:val="19"/>
                <w:szCs w:val="19"/>
              </w:rPr>
              <w:t xml:space="preserve"> Name</w:t>
            </w:r>
            <w:r>
              <w:rPr>
                <w:rFonts w:ascii="Consolas" w:hAnsi="Consolas" w:cs="Consolas"/>
                <w:color w:val="0000FF"/>
                <w:sz w:val="19"/>
                <w:szCs w:val="19"/>
              </w:rPr>
              <w:t>="img"</w:t>
            </w:r>
            <w:r>
              <w:rPr>
                <w:rFonts w:ascii="Consolas" w:hAnsi="Consolas" w:cs="Consolas"/>
                <w:color w:val="FF0000"/>
                <w:sz w:val="19"/>
                <w:szCs w:val="19"/>
              </w:rPr>
              <w:t xml:space="preserve"> Width</w:t>
            </w:r>
            <w:r>
              <w:rPr>
                <w:rFonts w:ascii="Consolas" w:hAnsi="Consolas" w:cs="Consolas"/>
                <w:color w:val="0000FF"/>
                <w:sz w:val="19"/>
                <w:szCs w:val="19"/>
              </w:rPr>
              <w:t>="400"</w:t>
            </w:r>
            <w:r>
              <w:rPr>
                <w:rFonts w:ascii="Consolas" w:hAnsi="Consolas" w:cs="Consolas"/>
                <w:color w:val="FF0000"/>
                <w:sz w:val="19"/>
                <w:szCs w:val="19"/>
              </w:rPr>
              <w:t xml:space="preserve"> Height</w:t>
            </w:r>
            <w:r>
              <w:rPr>
                <w:rFonts w:ascii="Consolas" w:hAnsi="Consolas" w:cs="Consolas"/>
                <w:color w:val="0000FF"/>
                <w:sz w:val="19"/>
                <w:szCs w:val="19"/>
              </w:rPr>
              <w:t>="300" &gt;&lt;/</w:t>
            </w:r>
            <w:r>
              <w:rPr>
                <w:rFonts w:ascii="Consolas" w:hAnsi="Consolas" w:cs="Consolas"/>
                <w:color w:val="A31515"/>
                <w:sz w:val="19"/>
                <w:szCs w:val="19"/>
              </w:rPr>
              <w:t>Image</w:t>
            </w:r>
            <w:r>
              <w:rPr>
                <w:rFonts w:ascii="Consolas" w:hAnsi="Consolas" w:cs="Consolas"/>
                <w:color w:val="0000FF"/>
                <w:sz w:val="19"/>
                <w:szCs w:val="19"/>
              </w:rPr>
              <w:t>&gt;</w:t>
            </w:r>
          </w:p>
          <w:p w14:paraId="6EB270A8" w14:textId="77777777" w:rsidR="003E4A78" w:rsidRDefault="003E4A78" w:rsidP="004F6446">
            <w:pPr>
              <w:autoSpaceDE w:val="0"/>
              <w:autoSpaceDN w:val="0"/>
              <w:bidi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Content</w:t>
            </w:r>
            <w:r>
              <w:rPr>
                <w:rFonts w:ascii="Consolas" w:hAnsi="Consolas" w:cs="Consolas"/>
                <w:color w:val="0000FF"/>
                <w:sz w:val="19"/>
                <w:szCs w:val="19"/>
              </w:rPr>
              <w:t>="Button1"</w:t>
            </w:r>
            <w:r>
              <w:rPr>
                <w:rFonts w:ascii="Consolas" w:hAnsi="Consolas" w:cs="Consolas"/>
                <w:color w:val="FF0000"/>
                <w:sz w:val="19"/>
                <w:szCs w:val="19"/>
              </w:rPr>
              <w:t xml:space="preserve"> Name</w:t>
            </w:r>
            <w:r>
              <w:rPr>
                <w:rFonts w:ascii="Consolas" w:hAnsi="Consolas" w:cs="Consolas"/>
                <w:color w:val="0000FF"/>
                <w:sz w:val="19"/>
                <w:szCs w:val="19"/>
              </w:rPr>
              <w:t>="btn"</w:t>
            </w:r>
            <w:r>
              <w:rPr>
                <w:rFonts w:ascii="Consolas" w:hAnsi="Consolas" w:cs="Consolas"/>
                <w:color w:val="FF0000"/>
                <w:sz w:val="19"/>
                <w:szCs w:val="19"/>
              </w:rPr>
              <w:t xml:space="preserve"> Click</w:t>
            </w:r>
            <w:r>
              <w:rPr>
                <w:rFonts w:ascii="Consolas" w:hAnsi="Consolas" w:cs="Consolas"/>
                <w:color w:val="0000FF"/>
                <w:sz w:val="19"/>
                <w:szCs w:val="19"/>
              </w:rPr>
              <w:t>="btn_Click"&gt;&lt;/</w:t>
            </w:r>
            <w:r>
              <w:rPr>
                <w:rFonts w:ascii="Consolas" w:hAnsi="Consolas" w:cs="Consolas"/>
                <w:color w:val="A31515"/>
                <w:sz w:val="19"/>
                <w:szCs w:val="19"/>
              </w:rPr>
              <w:t>Button</w:t>
            </w:r>
            <w:r>
              <w:rPr>
                <w:rFonts w:ascii="Consolas" w:hAnsi="Consolas" w:cs="Consolas"/>
                <w:color w:val="0000FF"/>
                <w:sz w:val="19"/>
                <w:szCs w:val="19"/>
              </w:rPr>
              <w:t>&gt;</w:t>
            </w:r>
          </w:p>
          <w:p w14:paraId="4E98E03B" w14:textId="77777777" w:rsidR="003E4A78" w:rsidRDefault="003E4A78" w:rsidP="004F6446">
            <w:pPr>
              <w:tabs>
                <w:tab w:val="num" w:pos="1440"/>
              </w:tabs>
              <w:bidi w:val="0"/>
            </w:pPr>
            <w:r>
              <w:rPr>
                <w:rFonts w:ascii="Consolas" w:hAnsi="Consolas" w:cs="Consolas"/>
                <w:color w:val="0000FF"/>
                <w:sz w:val="19"/>
                <w:szCs w:val="19"/>
              </w:rPr>
              <w:t>&lt;/</w:t>
            </w:r>
            <w:r>
              <w:rPr>
                <w:rFonts w:ascii="Consolas" w:hAnsi="Consolas" w:cs="Consolas"/>
                <w:color w:val="A31515"/>
                <w:sz w:val="19"/>
                <w:szCs w:val="19"/>
              </w:rPr>
              <w:t>StackPanel</w:t>
            </w:r>
            <w:r>
              <w:rPr>
                <w:rFonts w:ascii="Consolas" w:hAnsi="Consolas" w:cs="Consolas"/>
                <w:color w:val="0000FF"/>
                <w:sz w:val="19"/>
                <w:szCs w:val="19"/>
              </w:rPr>
              <w:t>&gt;</w:t>
            </w:r>
          </w:p>
        </w:tc>
      </w:tr>
    </w:tbl>
    <w:p w14:paraId="5DF6F87B" w14:textId="77777777" w:rsidR="003E4A78" w:rsidRDefault="003E4A78" w:rsidP="003E4A78">
      <w:pPr>
        <w:tabs>
          <w:tab w:val="num" w:pos="1440"/>
        </w:tabs>
        <w:rPr>
          <w:rtl/>
        </w:rPr>
      </w:pPr>
      <w:r>
        <w:rPr>
          <w:rFonts w:hint="cs"/>
          <w:rtl/>
        </w:rPr>
        <w:t xml:space="preserve"> </w:t>
      </w:r>
    </w:p>
    <w:p w14:paraId="66A75FC5" w14:textId="77777777" w:rsidR="003E4A78" w:rsidRDefault="003E4A78" w:rsidP="003E4A78">
      <w:pPr>
        <w:tabs>
          <w:tab w:val="num" w:pos="1440"/>
        </w:tabs>
        <w:bidi w:val="0"/>
      </w:pPr>
      <w:r>
        <w:t>Code Behind:</w:t>
      </w:r>
    </w:p>
    <w:tbl>
      <w:tblPr>
        <w:tblStyle w:val="TableGrid"/>
        <w:bidiVisual/>
        <w:tblW w:w="0" w:type="auto"/>
        <w:tblInd w:w="-906" w:type="dxa"/>
        <w:tblLook w:val="04A0" w:firstRow="1" w:lastRow="0" w:firstColumn="1" w:lastColumn="0" w:noHBand="0" w:noVBand="1"/>
      </w:tblPr>
      <w:tblGrid>
        <w:gridCol w:w="9202"/>
      </w:tblGrid>
      <w:tr w:rsidR="003E4A78" w14:paraId="25C9C869" w14:textId="77777777" w:rsidTr="004F6446">
        <w:tc>
          <w:tcPr>
            <w:tcW w:w="9202" w:type="dxa"/>
          </w:tcPr>
          <w:p w14:paraId="3E1207A5" w14:textId="77777777" w:rsidR="003E4A78" w:rsidRDefault="003E4A78" w:rsidP="004F6446">
            <w:pPr>
              <w:autoSpaceDE w:val="0"/>
              <w:autoSpaceDN w:val="0"/>
              <w:bidi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MainWindow</w:t>
            </w:r>
            <w:r>
              <w:rPr>
                <w:rFonts w:ascii="Consolas" w:hAnsi="Consolas" w:cs="Consolas"/>
                <w:color w:val="000000"/>
                <w:sz w:val="19"/>
                <w:szCs w:val="19"/>
              </w:rPr>
              <w:t xml:space="preserve"> : </w:t>
            </w:r>
            <w:r>
              <w:rPr>
                <w:rFonts w:ascii="Consolas" w:hAnsi="Consolas" w:cs="Consolas"/>
                <w:color w:val="2B91AF"/>
                <w:sz w:val="19"/>
                <w:szCs w:val="19"/>
              </w:rPr>
              <w:t>Window</w:t>
            </w:r>
          </w:p>
          <w:p w14:paraId="54BC212D" w14:textId="77777777" w:rsidR="003E4A78" w:rsidRDefault="003E4A78" w:rsidP="004F6446">
            <w:pPr>
              <w:autoSpaceDE w:val="0"/>
              <w:autoSpaceDN w:val="0"/>
              <w:bidi w:val="0"/>
              <w:adjustRightInd w:val="0"/>
              <w:rPr>
                <w:rFonts w:ascii="Consolas" w:hAnsi="Consolas" w:cs="Consolas"/>
                <w:color w:val="000000"/>
                <w:sz w:val="19"/>
                <w:szCs w:val="19"/>
              </w:rPr>
            </w:pPr>
            <w:r>
              <w:rPr>
                <w:rFonts w:ascii="Consolas" w:hAnsi="Consolas" w:cs="Consolas"/>
                <w:color w:val="000000"/>
                <w:sz w:val="19"/>
                <w:szCs w:val="19"/>
              </w:rPr>
              <w:t>{</w:t>
            </w:r>
          </w:p>
          <w:p w14:paraId="5051AC30" w14:textId="77777777" w:rsidR="003E4A78" w:rsidRDefault="003E4A78" w:rsidP="004F6446">
            <w:pPr>
              <w:autoSpaceDE w:val="0"/>
              <w:autoSpaceDN w:val="0"/>
              <w:bidi w:val="0"/>
              <w:adjustRightInd w:val="0"/>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673600" behindDoc="0" locked="0" layoutInCell="1" allowOverlap="1" wp14:anchorId="40B6D9B5" wp14:editId="41CADBC8">
                      <wp:simplePos x="0" y="0"/>
                      <wp:positionH relativeFrom="column">
                        <wp:posOffset>4473228</wp:posOffset>
                      </wp:positionH>
                      <wp:positionV relativeFrom="paragraph">
                        <wp:posOffset>12173</wp:posOffset>
                      </wp:positionV>
                      <wp:extent cx="1647190" cy="612140"/>
                      <wp:effectExtent l="400050" t="0" r="10160" b="416560"/>
                      <wp:wrapNone/>
                      <wp:docPr id="12" name="Speech Bubble: Rectangle with Corners Rounded 2"/>
                      <wp:cNvGraphicFramePr/>
                      <a:graphic xmlns:a="http://schemas.openxmlformats.org/drawingml/2006/main">
                        <a:graphicData uri="http://schemas.microsoft.com/office/word/2010/wordprocessingShape">
                          <wps:wsp>
                            <wps:cNvSpPr/>
                            <wps:spPr>
                              <a:xfrm>
                                <a:off x="0" y="0"/>
                                <a:ext cx="1647190" cy="612140"/>
                              </a:xfrm>
                              <a:prstGeom prst="wedgeRoundRectCallout">
                                <a:avLst>
                                  <a:gd name="adj1" fmla="val -71633"/>
                                  <a:gd name="adj2" fmla="val 109004"/>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5857D2" w14:textId="77777777" w:rsidR="003E4A78" w:rsidRDefault="003E4A78" w:rsidP="003E4A78">
                                  <w:pPr>
                                    <w:jc w:val="center"/>
                                    <w:rPr>
                                      <w:rtl/>
                                    </w:rPr>
                                  </w:pPr>
                                  <w:r>
                                    <w:rPr>
                                      <w:rFonts w:hint="cs"/>
                                      <w:rtl/>
                                    </w:rPr>
                                    <w:t>הצגת תמונה מ-</w:t>
                                  </w:r>
                                  <w:r>
                                    <w:t>Resource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type w14:anchorId="40B6D9B5"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Speech Bubble: Rectangle with Corners Rounded 2" o:spid="_x0000_s1036" type="#_x0000_t62" style="position:absolute;margin-left:352.2pt;margin-top:.95pt;width:129.7pt;height:48.2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" adj="-4673,34345" fillcolor="#4472c4 [3204]" strokecolor="#1f3763 [1604]" strokeweight="1pt">
                      <v:textbox>
                        <w:txbxContent>
                          <w:p w14:paraId="3F5857D2" w14:textId="77777777" w:rsidR="003E4A78" w:rsidRDefault="003E4A78" w:rsidP="003E4A78">
                            <w:pPr>
                              <w:jc w:val="center"/>
                              <w:rPr>
                                <w:rtl/>
                              </w:rPr>
                            </w:pPr>
                            <w:r>
                              <w:rPr>
                                <w:rFonts w:hint="cs"/>
                                <w:rtl/>
                              </w:rPr>
                              <w:t>הצגת תמונה מ-</w:t>
                            </w:r>
                            <w:r>
                              <w:t>Resource</w:t>
                            </w:r>
                          </w:p>
                        </w:txbxContent>
                      </v:textbox>
                    </v:shape>
                  </w:pict>
                </mc:Fallback>
              </mc:AlternateContent>
            </w: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MainWindow()</w:t>
            </w:r>
          </w:p>
          <w:p w14:paraId="68479C67" w14:textId="77777777" w:rsidR="003E4A78" w:rsidRDefault="003E4A78" w:rsidP="004F6446">
            <w:pPr>
              <w:autoSpaceDE w:val="0"/>
              <w:autoSpaceDN w:val="0"/>
              <w:bidi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E481BFF" w14:textId="77777777" w:rsidR="003E4A78" w:rsidRDefault="003E4A78" w:rsidP="004F6446">
            <w:pPr>
              <w:autoSpaceDE w:val="0"/>
              <w:autoSpaceDN w:val="0"/>
              <w:bidi w:val="0"/>
              <w:adjustRightInd w:val="0"/>
              <w:rPr>
                <w:rFonts w:ascii="Consolas" w:hAnsi="Consolas" w:cs="Consolas"/>
                <w:color w:val="000000"/>
                <w:sz w:val="19"/>
                <w:szCs w:val="19"/>
              </w:rPr>
            </w:pPr>
            <w:r>
              <w:rPr>
                <w:rFonts w:ascii="Consolas" w:hAnsi="Consolas" w:cs="Consolas"/>
                <w:color w:val="000000"/>
                <w:sz w:val="19"/>
                <w:szCs w:val="19"/>
              </w:rPr>
              <w:t xml:space="preserve">       InitializeComponent();</w:t>
            </w:r>
          </w:p>
          <w:p w14:paraId="4F66D3C9" w14:textId="77777777" w:rsidR="003E4A78" w:rsidRDefault="003E4A78" w:rsidP="004F6446">
            <w:pPr>
              <w:autoSpaceDE w:val="0"/>
              <w:autoSpaceDN w:val="0"/>
              <w:bidi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6D7B12B" w14:textId="77777777" w:rsidR="003E4A78" w:rsidRDefault="003E4A78" w:rsidP="004F6446">
            <w:pPr>
              <w:autoSpaceDE w:val="0"/>
              <w:autoSpaceDN w:val="0"/>
              <w:bidi w:val="0"/>
              <w:adjustRightInd w:val="0"/>
              <w:rPr>
                <w:rFonts w:ascii="Consolas" w:hAnsi="Consolas" w:cs="Consolas"/>
                <w:color w:val="000000"/>
                <w:sz w:val="19"/>
                <w:szCs w:val="19"/>
              </w:rPr>
            </w:pPr>
          </w:p>
          <w:p w14:paraId="0BB48EB9" w14:textId="77777777" w:rsidR="003E4A78" w:rsidRDefault="003E4A78" w:rsidP="004F6446">
            <w:pPr>
              <w:autoSpaceDE w:val="0"/>
              <w:autoSpaceDN w:val="0"/>
              <w:bidi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RoutedEventArgs</w:t>
            </w:r>
            <w:r>
              <w:rPr>
                <w:rFonts w:ascii="Consolas" w:hAnsi="Consolas" w:cs="Consolas"/>
                <w:color w:val="000000"/>
                <w:sz w:val="19"/>
                <w:szCs w:val="19"/>
              </w:rPr>
              <w:t xml:space="preserve"> e)</w:t>
            </w:r>
          </w:p>
          <w:p w14:paraId="28D4095A" w14:textId="77777777" w:rsidR="003E4A78" w:rsidRDefault="003E4A78" w:rsidP="004F6446">
            <w:pPr>
              <w:autoSpaceDE w:val="0"/>
              <w:autoSpaceDN w:val="0"/>
              <w:bidi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97799BC" w14:textId="77777777" w:rsidR="003E4A78" w:rsidRDefault="003E4A78" w:rsidP="004F6446">
            <w:pPr>
              <w:autoSpaceDE w:val="0"/>
              <w:autoSpaceDN w:val="0"/>
              <w:bidi w:val="0"/>
              <w:adjustRightInd w:val="0"/>
              <w:rPr>
                <w:rFonts w:ascii="Consolas" w:hAnsi="Consolas" w:cs="Consolas"/>
                <w:color w:val="000000"/>
                <w:sz w:val="19"/>
                <w:szCs w:val="19"/>
              </w:rPr>
            </w:pPr>
            <w:r>
              <w:rPr>
                <w:rFonts w:ascii="Consolas" w:hAnsi="Consolas" w:cs="Consolas"/>
                <w:color w:val="000000"/>
                <w:sz w:val="19"/>
                <w:szCs w:val="19"/>
              </w:rPr>
              <w:t xml:space="preserve">       img.Source=</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BitmapImage</w:t>
            </w:r>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Uri</w:t>
            </w:r>
            <w:r>
              <w:rPr>
                <w:rFonts w:ascii="Consolas" w:hAnsi="Consolas" w:cs="Consolas"/>
                <w:color w:val="000000"/>
                <w:sz w:val="19"/>
                <w:szCs w:val="19"/>
              </w:rPr>
              <w:t>(</w:t>
            </w:r>
            <w:r>
              <w:rPr>
                <w:rFonts w:ascii="Consolas" w:hAnsi="Consolas" w:cs="Consolas"/>
                <w:color w:val="A31515"/>
                <w:sz w:val="19"/>
                <w:szCs w:val="19"/>
              </w:rPr>
              <w:t>"/Images/Israel3D.jpg"</w:t>
            </w:r>
            <w:r>
              <w:rPr>
                <w:rFonts w:ascii="Consolas" w:hAnsi="Consolas" w:cs="Consolas"/>
                <w:color w:val="000000"/>
                <w:sz w:val="19"/>
                <w:szCs w:val="19"/>
              </w:rPr>
              <w:t xml:space="preserve">, </w:t>
            </w:r>
            <w:r>
              <w:rPr>
                <w:rFonts w:ascii="Consolas" w:hAnsi="Consolas" w:cs="Consolas"/>
                <w:color w:val="2B91AF"/>
                <w:sz w:val="19"/>
                <w:szCs w:val="19"/>
              </w:rPr>
              <w:t>UriKind</w:t>
            </w:r>
            <w:r>
              <w:rPr>
                <w:rFonts w:ascii="Consolas" w:hAnsi="Consolas" w:cs="Consolas"/>
                <w:color w:val="000000"/>
                <w:sz w:val="19"/>
                <w:szCs w:val="19"/>
              </w:rPr>
              <w:t>.Relative));</w:t>
            </w:r>
          </w:p>
          <w:p w14:paraId="2C51AB8C" w14:textId="77777777" w:rsidR="003E4A78" w:rsidRDefault="003E4A78" w:rsidP="004F6446">
            <w:pPr>
              <w:tabs>
                <w:tab w:val="num" w:pos="1440"/>
              </w:tabs>
              <w:bidi w:val="0"/>
              <w:rPr>
                <w:rFonts w:ascii="Consolas" w:hAnsi="Consolas" w:cs="Consolas"/>
                <w:color w:val="000000"/>
                <w:sz w:val="19"/>
                <w:szCs w:val="19"/>
              </w:rPr>
            </w:pPr>
            <w:r>
              <w:rPr>
                <w:rFonts w:ascii="Consolas" w:hAnsi="Consolas" w:cs="Consolas"/>
                <w:color w:val="000000"/>
                <w:sz w:val="19"/>
                <w:szCs w:val="19"/>
              </w:rPr>
              <w:t xml:space="preserve">    }</w:t>
            </w:r>
          </w:p>
          <w:p w14:paraId="542EE310" w14:textId="77777777" w:rsidR="003E4A78" w:rsidRDefault="003E4A78" w:rsidP="004F6446">
            <w:pPr>
              <w:tabs>
                <w:tab w:val="num" w:pos="1440"/>
              </w:tabs>
              <w:bidi w:val="0"/>
              <w:rPr>
                <w:rtl/>
              </w:rPr>
            </w:pPr>
            <w:r>
              <w:rPr>
                <w:rFonts w:ascii="Consolas" w:hAnsi="Consolas" w:cs="Consolas"/>
                <w:color w:val="000000"/>
                <w:sz w:val="19"/>
                <w:szCs w:val="19"/>
              </w:rPr>
              <w:t>}</w:t>
            </w:r>
          </w:p>
        </w:tc>
      </w:tr>
    </w:tbl>
    <w:p w14:paraId="491A37B0" w14:textId="77777777" w:rsidR="003E4A78" w:rsidRPr="002F0EC9" w:rsidRDefault="003E4A78" w:rsidP="003E4A78">
      <w:pPr>
        <w:tabs>
          <w:tab w:val="num" w:pos="1440"/>
        </w:tabs>
        <w:rPr>
          <w:rtl/>
        </w:rPr>
      </w:pPr>
    </w:p>
    <w:p w14:paraId="0DD74916" w14:textId="12F00D4B" w:rsidR="003B7370" w:rsidRDefault="003B7370">
      <w:pPr>
        <w:bidi w:val="0"/>
        <w:rPr>
          <w:rtl/>
        </w:rPr>
      </w:pPr>
      <w:r>
        <w:rPr>
          <w:rtl/>
        </w:rPr>
        <w:br w:type="page"/>
      </w:r>
    </w:p>
    <w:p w14:paraId="0948E16C" w14:textId="70B28C91" w:rsidR="003E4A78" w:rsidRDefault="003E4A78" w:rsidP="003E4A78">
      <w:pPr>
        <w:pStyle w:val="ListParagraph"/>
        <w:ind w:left="0"/>
        <w:rPr>
          <w:b/>
          <w:bCs/>
          <w:sz w:val="28"/>
          <w:szCs w:val="28"/>
          <w:rtl/>
        </w:rPr>
      </w:pPr>
      <w:r>
        <w:rPr>
          <w:rFonts w:hint="cs"/>
          <w:b/>
          <w:bCs/>
          <w:sz w:val="28"/>
          <w:szCs w:val="28"/>
          <w:rtl/>
        </w:rPr>
        <w:lastRenderedPageBreak/>
        <w:t xml:space="preserve">נושא 2 </w:t>
      </w:r>
      <w:r>
        <w:rPr>
          <w:b/>
          <w:bCs/>
          <w:sz w:val="28"/>
          <w:szCs w:val="28"/>
          <w:rtl/>
        </w:rPr>
        <w:t>–</w:t>
      </w:r>
      <w:r>
        <w:rPr>
          <w:rFonts w:hint="cs"/>
          <w:b/>
          <w:bCs/>
          <w:sz w:val="28"/>
          <w:szCs w:val="28"/>
          <w:rtl/>
        </w:rPr>
        <w:t xml:space="preserve"> הוספה דינאמית של פקדים</w:t>
      </w:r>
    </w:p>
    <w:p w14:paraId="15C7007E" w14:textId="77777777" w:rsidR="003E4A78" w:rsidRDefault="003E4A78" w:rsidP="003E4A78">
      <w:pPr>
        <w:rPr>
          <w:rtl/>
        </w:rPr>
      </w:pPr>
      <w:r>
        <w:rPr>
          <w:rFonts w:hint="cs"/>
          <w:rtl/>
        </w:rPr>
        <w:t xml:space="preserve">במקרים רבים </w:t>
      </w:r>
      <w:r w:rsidRPr="0029010F">
        <w:rPr>
          <w:rtl/>
        </w:rPr>
        <w:t>ל</w:t>
      </w:r>
      <w:r>
        <w:rPr>
          <w:rFonts w:hint="cs"/>
          <w:rtl/>
        </w:rPr>
        <w:t>מראה החלון משתנה במהלך הריצה, לעיתים נוסף מידע שרוצים להציגו, לעיתים נוספות אפשרויות למשתמש שנרצה שיוצגו, החלון יכול להיות דינאמי הן במראה והן בפונקציונליות,</w:t>
      </w:r>
      <w:r>
        <w:rPr>
          <w:rtl/>
        </w:rPr>
        <w:br/>
      </w:r>
      <w:r>
        <w:rPr>
          <w:rFonts w:hint="cs"/>
          <w:rtl/>
        </w:rPr>
        <w:t>לדוגמה:</w:t>
      </w:r>
      <w:r>
        <w:rPr>
          <w:rtl/>
        </w:rPr>
        <w:br/>
      </w:r>
      <w:r>
        <w:rPr>
          <w:rFonts w:hint="cs"/>
          <w:rtl/>
        </w:rPr>
        <w:t>בחלון המציג שאלון למשתמש, יתכן ובחלק מהשאלות המשתמש יצטרך לבחור תשובה אחת מבין 4, לעיתים יהיה עליו לבחור תשובה אחת מבין 5 ולעיתים עליו לסמן מספר משפטים שלדעתו מייצגים מתוך 10 משפטים שמוצגים לו.</w:t>
      </w:r>
      <w:r>
        <w:rPr>
          <w:rtl/>
        </w:rPr>
        <w:br/>
      </w:r>
      <w:r>
        <w:rPr>
          <w:rFonts w:hint="cs"/>
          <w:rtl/>
        </w:rPr>
        <w:t>יהיו פקדים מסוגים שונים ובכמות שונה.</w:t>
      </w:r>
    </w:p>
    <w:p w14:paraId="0E6AA271" w14:textId="77777777" w:rsidR="003E4A78" w:rsidRDefault="003E4A78" w:rsidP="003E4A78">
      <w:pPr>
        <w:rPr>
          <w:rtl/>
        </w:rPr>
      </w:pPr>
      <w:r>
        <w:rPr>
          <w:rFonts w:hint="cs"/>
          <w:rtl/>
        </w:rPr>
        <w:t>חלק מפקדי ה-</w:t>
      </w:r>
      <w:r>
        <w:t>Layout</w:t>
      </w:r>
      <w:r>
        <w:rPr>
          <w:rFonts w:hint="cs"/>
          <w:rtl/>
        </w:rPr>
        <w:t xml:space="preserve"> הכרנו בפרק המבוא ל-</w:t>
      </w:r>
      <w:r>
        <w:rPr>
          <w:rFonts w:hint="cs"/>
        </w:rPr>
        <w:t>WPF</w:t>
      </w:r>
      <w:r>
        <w:rPr>
          <w:rFonts w:hint="cs"/>
          <w:rtl/>
        </w:rPr>
        <w:t xml:space="preserve"> (</w:t>
      </w:r>
      <w:r>
        <w:t>Grid. StackPanel</w:t>
      </w:r>
      <w:r>
        <w:rPr>
          <w:rFonts w:hint="cs"/>
          <w:rtl/>
        </w:rPr>
        <w:t>).</w:t>
      </w:r>
      <w:r>
        <w:rPr>
          <w:rtl/>
        </w:rPr>
        <w:br/>
      </w:r>
      <w:r>
        <w:rPr>
          <w:rFonts w:hint="cs"/>
          <w:rtl/>
        </w:rPr>
        <w:t>לפקדי ה-</w:t>
      </w:r>
      <w:r>
        <w:t>Layout</w:t>
      </w:r>
      <w:r>
        <w:rPr>
          <w:rFonts w:hint="cs"/>
          <w:rtl/>
        </w:rPr>
        <w:t xml:space="preserve"> יש מאפיין בשם </w:t>
      </w:r>
      <w:r>
        <w:t>Children</w:t>
      </w:r>
      <w:r>
        <w:rPr>
          <w:rFonts w:hint="cs"/>
          <w:rtl/>
        </w:rPr>
        <w:t xml:space="preserve">, המאפיין </w:t>
      </w:r>
      <w:r>
        <w:t>Children</w:t>
      </w:r>
      <w:r>
        <w:rPr>
          <w:rFonts w:hint="cs"/>
          <w:rtl/>
        </w:rPr>
        <w:t xml:space="preserve"> הוא אוסף שיכול להכיל פקדים.</w:t>
      </w:r>
      <w:r>
        <w:rPr>
          <w:rtl/>
        </w:rPr>
        <w:br/>
      </w:r>
      <w:r>
        <w:rPr>
          <w:rFonts w:hint="cs"/>
          <w:rtl/>
        </w:rPr>
        <w:t>כל הפקדים שנוסיף ב-</w:t>
      </w:r>
      <w:r>
        <w:rPr>
          <w:rFonts w:hint="cs"/>
        </w:rPr>
        <w:t>XAML</w:t>
      </w:r>
      <w:r>
        <w:rPr>
          <w:rFonts w:hint="cs"/>
          <w:rtl/>
        </w:rPr>
        <w:t xml:space="preserve"> יתווספו אוטומטית למאפיין </w:t>
      </w:r>
      <w:r>
        <w:t>Children</w:t>
      </w:r>
      <w:r>
        <w:rPr>
          <w:rFonts w:hint="cs"/>
          <w:rtl/>
        </w:rPr>
        <w:t xml:space="preserve"> של פקד האב שלהם, לדוגמה:</w:t>
      </w:r>
    </w:p>
    <w:tbl>
      <w:tblPr>
        <w:tblStyle w:val="TableGrid"/>
        <w:bidiVisual/>
        <w:tblW w:w="0" w:type="auto"/>
        <w:tblLook w:val="04A0" w:firstRow="1" w:lastRow="0" w:firstColumn="1" w:lastColumn="0" w:noHBand="0" w:noVBand="1"/>
      </w:tblPr>
      <w:tblGrid>
        <w:gridCol w:w="8296"/>
      </w:tblGrid>
      <w:tr w:rsidR="003E4A78" w14:paraId="737120C9" w14:textId="77777777" w:rsidTr="004F6446">
        <w:tc>
          <w:tcPr>
            <w:tcW w:w="8296" w:type="dxa"/>
          </w:tcPr>
          <w:p w14:paraId="2BE67329" w14:textId="77777777" w:rsidR="003E4A78" w:rsidRDefault="003E4A78" w:rsidP="004F6446">
            <w:pPr>
              <w:autoSpaceDE w:val="0"/>
              <w:autoSpaceDN w:val="0"/>
              <w:bidi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StackPanel</w:t>
            </w:r>
            <w:r>
              <w:rPr>
                <w:rFonts w:ascii="Consolas" w:hAnsi="Consolas" w:cs="Consolas"/>
                <w:color w:val="0000FF"/>
                <w:sz w:val="19"/>
                <w:szCs w:val="19"/>
              </w:rPr>
              <w:t>&gt;</w:t>
            </w:r>
          </w:p>
          <w:p w14:paraId="42DCC8E1" w14:textId="77777777" w:rsidR="003E4A78" w:rsidRDefault="003E4A78" w:rsidP="004F6446">
            <w:pPr>
              <w:autoSpaceDE w:val="0"/>
              <w:autoSpaceDN w:val="0"/>
              <w:bidi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Image</w:t>
            </w:r>
            <w:r>
              <w:rPr>
                <w:rFonts w:ascii="Consolas" w:hAnsi="Consolas" w:cs="Consolas"/>
                <w:color w:val="FF0000"/>
                <w:sz w:val="19"/>
                <w:szCs w:val="19"/>
              </w:rPr>
              <w:t xml:space="preserve"> Name</w:t>
            </w:r>
            <w:r>
              <w:rPr>
                <w:rFonts w:ascii="Consolas" w:hAnsi="Consolas" w:cs="Consolas"/>
                <w:color w:val="0000FF"/>
                <w:sz w:val="19"/>
                <w:szCs w:val="19"/>
              </w:rPr>
              <w:t>="img"</w:t>
            </w:r>
            <w:r>
              <w:rPr>
                <w:rFonts w:ascii="Consolas" w:hAnsi="Consolas" w:cs="Consolas"/>
                <w:color w:val="FF0000"/>
                <w:sz w:val="19"/>
                <w:szCs w:val="19"/>
              </w:rPr>
              <w:t xml:space="preserve"> Width</w:t>
            </w:r>
            <w:r>
              <w:rPr>
                <w:rFonts w:ascii="Consolas" w:hAnsi="Consolas" w:cs="Consolas"/>
                <w:color w:val="0000FF"/>
                <w:sz w:val="19"/>
                <w:szCs w:val="19"/>
              </w:rPr>
              <w:t>="400"</w:t>
            </w:r>
            <w:r>
              <w:rPr>
                <w:rFonts w:ascii="Consolas" w:hAnsi="Consolas" w:cs="Consolas"/>
                <w:color w:val="FF0000"/>
                <w:sz w:val="19"/>
                <w:szCs w:val="19"/>
              </w:rPr>
              <w:t xml:space="preserve"> Height</w:t>
            </w:r>
            <w:r>
              <w:rPr>
                <w:rFonts w:ascii="Consolas" w:hAnsi="Consolas" w:cs="Consolas"/>
                <w:color w:val="0000FF"/>
                <w:sz w:val="19"/>
                <w:szCs w:val="19"/>
              </w:rPr>
              <w:t>="300" &gt;&lt;/</w:t>
            </w:r>
            <w:r>
              <w:rPr>
                <w:rFonts w:ascii="Consolas" w:hAnsi="Consolas" w:cs="Consolas"/>
                <w:color w:val="A31515"/>
                <w:sz w:val="19"/>
                <w:szCs w:val="19"/>
              </w:rPr>
              <w:t>Image</w:t>
            </w:r>
            <w:r>
              <w:rPr>
                <w:rFonts w:ascii="Consolas" w:hAnsi="Consolas" w:cs="Consolas"/>
                <w:color w:val="0000FF"/>
                <w:sz w:val="19"/>
                <w:szCs w:val="19"/>
              </w:rPr>
              <w:t>&gt;</w:t>
            </w:r>
          </w:p>
          <w:p w14:paraId="2B13498A" w14:textId="77777777" w:rsidR="003E4A78" w:rsidRDefault="003E4A78" w:rsidP="004F6446">
            <w:pPr>
              <w:autoSpaceDE w:val="0"/>
              <w:autoSpaceDN w:val="0"/>
              <w:bidi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Content</w:t>
            </w:r>
            <w:r>
              <w:rPr>
                <w:rFonts w:ascii="Consolas" w:hAnsi="Consolas" w:cs="Consolas"/>
                <w:color w:val="0000FF"/>
                <w:sz w:val="19"/>
                <w:szCs w:val="19"/>
              </w:rPr>
              <w:t>="Button1"</w:t>
            </w:r>
            <w:r>
              <w:rPr>
                <w:rFonts w:ascii="Consolas" w:hAnsi="Consolas" w:cs="Consolas"/>
                <w:color w:val="FF0000"/>
                <w:sz w:val="19"/>
                <w:szCs w:val="19"/>
              </w:rPr>
              <w:t xml:space="preserve"> Name</w:t>
            </w:r>
            <w:r>
              <w:rPr>
                <w:rFonts w:ascii="Consolas" w:hAnsi="Consolas" w:cs="Consolas"/>
                <w:color w:val="0000FF"/>
                <w:sz w:val="19"/>
                <w:szCs w:val="19"/>
              </w:rPr>
              <w:t>="btn"</w:t>
            </w:r>
            <w:r>
              <w:rPr>
                <w:rFonts w:ascii="Consolas" w:hAnsi="Consolas" w:cs="Consolas"/>
                <w:color w:val="FF0000"/>
                <w:sz w:val="19"/>
                <w:szCs w:val="19"/>
              </w:rPr>
              <w:t xml:space="preserve"> Click</w:t>
            </w:r>
            <w:r>
              <w:rPr>
                <w:rFonts w:ascii="Consolas" w:hAnsi="Consolas" w:cs="Consolas"/>
                <w:color w:val="0000FF"/>
                <w:sz w:val="19"/>
                <w:szCs w:val="19"/>
              </w:rPr>
              <w:t>="btn_Click"&gt;&lt;/</w:t>
            </w:r>
            <w:r>
              <w:rPr>
                <w:rFonts w:ascii="Consolas" w:hAnsi="Consolas" w:cs="Consolas"/>
                <w:color w:val="A31515"/>
                <w:sz w:val="19"/>
                <w:szCs w:val="19"/>
              </w:rPr>
              <w:t>Button</w:t>
            </w:r>
            <w:r>
              <w:rPr>
                <w:rFonts w:ascii="Consolas" w:hAnsi="Consolas" w:cs="Consolas"/>
                <w:color w:val="0000FF"/>
                <w:sz w:val="19"/>
                <w:szCs w:val="19"/>
              </w:rPr>
              <w:t>&gt;</w:t>
            </w:r>
          </w:p>
          <w:p w14:paraId="1DF8F8E5" w14:textId="77777777" w:rsidR="003E4A78" w:rsidRDefault="003E4A78" w:rsidP="004F6446">
            <w:pPr>
              <w:bidi w:val="0"/>
            </w:pPr>
            <w:r>
              <w:rPr>
                <w:rFonts w:ascii="Consolas" w:hAnsi="Consolas" w:cs="Consolas"/>
                <w:color w:val="0000FF"/>
                <w:sz w:val="19"/>
                <w:szCs w:val="19"/>
              </w:rPr>
              <w:t>&lt;/</w:t>
            </w:r>
            <w:r>
              <w:rPr>
                <w:rFonts w:ascii="Consolas" w:hAnsi="Consolas" w:cs="Consolas"/>
                <w:color w:val="A31515"/>
                <w:sz w:val="19"/>
                <w:szCs w:val="19"/>
              </w:rPr>
              <w:t>StackPanel</w:t>
            </w:r>
            <w:r>
              <w:rPr>
                <w:rFonts w:ascii="Consolas" w:hAnsi="Consolas" w:cs="Consolas"/>
                <w:color w:val="0000FF"/>
                <w:sz w:val="19"/>
                <w:szCs w:val="19"/>
              </w:rPr>
              <w:t>&gt;</w:t>
            </w:r>
          </w:p>
        </w:tc>
      </w:tr>
    </w:tbl>
    <w:p w14:paraId="5603B6AE" w14:textId="77777777" w:rsidR="003E4A78" w:rsidRDefault="003E4A78" w:rsidP="003E4A78">
      <w:pPr>
        <w:rPr>
          <w:rtl/>
        </w:rPr>
      </w:pPr>
      <w:r>
        <w:rPr>
          <w:rFonts w:hint="cs"/>
          <w:rtl/>
        </w:rPr>
        <w:t xml:space="preserve">המאפיין </w:t>
      </w:r>
      <w:r>
        <w:t>Children</w:t>
      </w:r>
      <w:r>
        <w:rPr>
          <w:rFonts w:hint="cs"/>
          <w:rtl/>
        </w:rPr>
        <w:t xml:space="preserve"> של ה-</w:t>
      </w:r>
      <w:r>
        <w:t>StackPanel</w:t>
      </w:r>
      <w:r>
        <w:rPr>
          <w:rFonts w:hint="cs"/>
          <w:rtl/>
        </w:rPr>
        <w:t xml:space="preserve"> יכיל את שני פקדי הבן: </w:t>
      </w:r>
      <w:r>
        <w:t>img</w:t>
      </w:r>
      <w:r>
        <w:rPr>
          <w:rFonts w:hint="cs"/>
          <w:rtl/>
        </w:rPr>
        <w:t xml:space="preserve"> ו-</w:t>
      </w:r>
      <w:r>
        <w:t>btn</w:t>
      </w:r>
      <w:r>
        <w:rPr>
          <w:rFonts w:hint="cs"/>
          <w:rtl/>
        </w:rPr>
        <w:t>.</w:t>
      </w:r>
    </w:p>
    <w:p w14:paraId="67840E32" w14:textId="77777777" w:rsidR="003E4A78" w:rsidRDefault="003E4A78" w:rsidP="003E4A78">
      <w:pPr>
        <w:rPr>
          <w:rtl/>
        </w:rPr>
      </w:pPr>
      <w:r>
        <w:rPr>
          <w:rFonts w:hint="cs"/>
          <w:rtl/>
        </w:rPr>
        <w:t xml:space="preserve">ב- </w:t>
      </w:r>
      <w:r>
        <w:rPr>
          <w:rFonts w:hint="cs"/>
        </w:rPr>
        <w:t>WPF</w:t>
      </w:r>
      <w:r>
        <w:rPr>
          <w:rFonts w:hint="cs"/>
          <w:rtl/>
        </w:rPr>
        <w:t xml:space="preserve"> </w:t>
      </w:r>
      <w:r w:rsidRPr="0029010F">
        <w:rPr>
          <w:rtl/>
        </w:rPr>
        <w:t>ניתן ל</w:t>
      </w:r>
      <w:r>
        <w:rPr>
          <w:rFonts w:hint="cs"/>
          <w:rtl/>
        </w:rPr>
        <w:t>י</w:t>
      </w:r>
      <w:r w:rsidRPr="0029010F">
        <w:rPr>
          <w:rtl/>
        </w:rPr>
        <w:t>י</w:t>
      </w:r>
      <w:r>
        <w:rPr>
          <w:rFonts w:hint="cs"/>
          <w:rtl/>
        </w:rPr>
        <w:t>צ</w:t>
      </w:r>
      <w:r w:rsidRPr="0029010F">
        <w:rPr>
          <w:rtl/>
        </w:rPr>
        <w:t xml:space="preserve">ר, להסיר ולשנות פקדים ואירועים </w:t>
      </w:r>
      <w:r>
        <w:rPr>
          <w:rFonts w:hint="cs"/>
          <w:rtl/>
        </w:rPr>
        <w:t>ב-</w:t>
      </w:r>
      <w:r>
        <w:t>Code Behind</w:t>
      </w:r>
      <w:r w:rsidRPr="0029010F">
        <w:rPr>
          <w:rtl/>
        </w:rPr>
        <w:t xml:space="preserve"> </w:t>
      </w:r>
      <w:r>
        <w:rPr>
          <w:rFonts w:hint="cs"/>
          <w:rtl/>
        </w:rPr>
        <w:t>במהלך ריצת התוכנית.</w:t>
      </w:r>
    </w:p>
    <w:p w14:paraId="50217DF6" w14:textId="77777777" w:rsidR="003E4A78" w:rsidRPr="00B91D07" w:rsidRDefault="003E4A78" w:rsidP="003E4A78">
      <w:pPr>
        <w:bidi w:val="0"/>
        <w:rPr>
          <w:b/>
          <w:bCs/>
        </w:rPr>
      </w:pPr>
      <w:r w:rsidRPr="00B91D07">
        <w:rPr>
          <w:rFonts w:hint="cs"/>
          <w:b/>
          <w:bCs/>
        </w:rPr>
        <w:t>XAML</w:t>
      </w:r>
      <w:r w:rsidRPr="00B91D07">
        <w:rPr>
          <w:b/>
          <w:bCs/>
        </w:rPr>
        <w:t>:</w:t>
      </w:r>
    </w:p>
    <w:tbl>
      <w:tblPr>
        <w:tblStyle w:val="TableGrid"/>
        <w:bidiVisual/>
        <w:tblW w:w="0" w:type="auto"/>
        <w:tblLook w:val="04A0" w:firstRow="1" w:lastRow="0" w:firstColumn="1" w:lastColumn="0" w:noHBand="0" w:noVBand="1"/>
      </w:tblPr>
      <w:tblGrid>
        <w:gridCol w:w="8296"/>
      </w:tblGrid>
      <w:tr w:rsidR="003E4A78" w14:paraId="5B54B61C" w14:textId="77777777" w:rsidTr="004F6446">
        <w:tc>
          <w:tcPr>
            <w:tcW w:w="8296" w:type="dxa"/>
          </w:tcPr>
          <w:p w14:paraId="2FEA327D" w14:textId="77777777" w:rsidR="003E4A78" w:rsidRDefault="003E4A78" w:rsidP="004F6446">
            <w:pPr>
              <w:autoSpaceDE w:val="0"/>
              <w:autoSpaceDN w:val="0"/>
              <w:bidi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StackPanel</w:t>
            </w:r>
            <w:r>
              <w:rPr>
                <w:rFonts w:ascii="Consolas" w:hAnsi="Consolas" w:cs="Consolas"/>
                <w:color w:val="FF0000"/>
                <w:sz w:val="19"/>
                <w:szCs w:val="19"/>
              </w:rPr>
              <w:t xml:space="preserve"> Name</w:t>
            </w:r>
            <w:r>
              <w:rPr>
                <w:rFonts w:ascii="Consolas" w:hAnsi="Consolas" w:cs="Consolas"/>
                <w:color w:val="0000FF"/>
                <w:sz w:val="19"/>
                <w:szCs w:val="19"/>
              </w:rPr>
              <w:t>="mainPnl"&gt;</w:t>
            </w:r>
          </w:p>
          <w:p w14:paraId="469FC35F" w14:textId="77777777" w:rsidR="003E4A78" w:rsidRDefault="003E4A78" w:rsidP="004F6446">
            <w:pPr>
              <w:autoSpaceDE w:val="0"/>
              <w:autoSpaceDN w:val="0"/>
              <w:bidi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Content</w:t>
            </w:r>
            <w:r>
              <w:rPr>
                <w:rFonts w:ascii="Consolas" w:hAnsi="Consolas" w:cs="Consolas"/>
                <w:color w:val="0000FF"/>
                <w:sz w:val="19"/>
                <w:szCs w:val="19"/>
              </w:rPr>
              <w:t>="Click Me"</w:t>
            </w:r>
            <w:r>
              <w:rPr>
                <w:rFonts w:ascii="Consolas" w:hAnsi="Consolas" w:cs="Consolas"/>
                <w:color w:val="FF0000"/>
                <w:sz w:val="19"/>
                <w:szCs w:val="19"/>
              </w:rPr>
              <w:t xml:space="preserve"> Name</w:t>
            </w:r>
            <w:r>
              <w:rPr>
                <w:rFonts w:ascii="Consolas" w:hAnsi="Consolas" w:cs="Consolas"/>
                <w:color w:val="0000FF"/>
                <w:sz w:val="19"/>
                <w:szCs w:val="19"/>
              </w:rPr>
              <w:t>="btn"</w:t>
            </w:r>
            <w:r>
              <w:rPr>
                <w:rFonts w:ascii="Consolas" w:hAnsi="Consolas" w:cs="Consolas"/>
                <w:color w:val="FF0000"/>
                <w:sz w:val="19"/>
                <w:szCs w:val="19"/>
              </w:rPr>
              <w:t xml:space="preserve"> Click</w:t>
            </w:r>
            <w:r>
              <w:rPr>
                <w:rFonts w:ascii="Consolas" w:hAnsi="Consolas" w:cs="Consolas"/>
                <w:color w:val="0000FF"/>
                <w:sz w:val="19"/>
                <w:szCs w:val="19"/>
              </w:rPr>
              <w:t>="btn_Click"&gt;&lt;/</w:t>
            </w:r>
            <w:r>
              <w:rPr>
                <w:rFonts w:ascii="Consolas" w:hAnsi="Consolas" w:cs="Consolas"/>
                <w:color w:val="A31515"/>
                <w:sz w:val="19"/>
                <w:szCs w:val="19"/>
              </w:rPr>
              <w:t>Button</w:t>
            </w:r>
            <w:r>
              <w:rPr>
                <w:rFonts w:ascii="Consolas" w:hAnsi="Consolas" w:cs="Consolas"/>
                <w:color w:val="0000FF"/>
                <w:sz w:val="19"/>
                <w:szCs w:val="19"/>
              </w:rPr>
              <w:t>&gt;</w:t>
            </w:r>
          </w:p>
          <w:p w14:paraId="7A16E4CE" w14:textId="77777777" w:rsidR="003E4A78" w:rsidRDefault="003E4A78" w:rsidP="004F6446">
            <w:pPr>
              <w:bidi w:val="0"/>
            </w:pPr>
            <w:r>
              <w:rPr>
                <w:rFonts w:ascii="Consolas" w:hAnsi="Consolas" w:cs="Consolas"/>
                <w:color w:val="0000FF"/>
                <w:sz w:val="19"/>
                <w:szCs w:val="19"/>
              </w:rPr>
              <w:t>&lt;/</w:t>
            </w:r>
            <w:r>
              <w:rPr>
                <w:rFonts w:ascii="Consolas" w:hAnsi="Consolas" w:cs="Consolas"/>
                <w:color w:val="A31515"/>
                <w:sz w:val="19"/>
                <w:szCs w:val="19"/>
              </w:rPr>
              <w:t>StackPanel</w:t>
            </w:r>
            <w:r>
              <w:rPr>
                <w:rFonts w:ascii="Consolas" w:hAnsi="Consolas" w:cs="Consolas"/>
                <w:color w:val="0000FF"/>
                <w:sz w:val="19"/>
                <w:szCs w:val="19"/>
              </w:rPr>
              <w:t>&gt;</w:t>
            </w:r>
          </w:p>
        </w:tc>
      </w:tr>
    </w:tbl>
    <w:p w14:paraId="5BDB3300" w14:textId="77777777" w:rsidR="003E4A78" w:rsidRPr="00A93800" w:rsidRDefault="003E4A78" w:rsidP="003E4A78">
      <w:r>
        <w:rPr>
          <w:rFonts w:ascii="Consolas" w:hAnsi="Consolas" w:cs="Consolas"/>
          <w:noProof/>
          <w:color w:val="000000"/>
          <w:sz w:val="19"/>
          <w:szCs w:val="19"/>
        </w:rPr>
        <mc:AlternateContent>
          <mc:Choice Requires="wps">
            <w:drawing>
              <wp:anchor distT="0" distB="0" distL="114300" distR="114300" simplePos="0" relativeHeight="251674624" behindDoc="0" locked="0" layoutInCell="1" allowOverlap="1" wp14:anchorId="1E5E5822" wp14:editId="2467C6FA">
                <wp:simplePos x="0" y="0"/>
                <wp:positionH relativeFrom="column">
                  <wp:posOffset>3851694</wp:posOffset>
                </wp:positionH>
                <wp:positionV relativeFrom="paragraph">
                  <wp:posOffset>156929</wp:posOffset>
                </wp:positionV>
                <wp:extent cx="1647190" cy="612140"/>
                <wp:effectExtent l="1314450" t="0" r="10160" b="340360"/>
                <wp:wrapNone/>
                <wp:docPr id="17" name="Speech Bubble: Rectangle with Corners Rounded 3"/>
                <wp:cNvGraphicFramePr/>
                <a:graphic xmlns:a="http://schemas.openxmlformats.org/drawingml/2006/main">
                  <a:graphicData uri="http://schemas.microsoft.com/office/word/2010/wordprocessingShape">
                    <wps:wsp>
                      <wps:cNvSpPr/>
                      <wps:spPr>
                        <a:xfrm>
                          <a:off x="0" y="0"/>
                          <a:ext cx="1647190" cy="612140"/>
                        </a:xfrm>
                        <a:prstGeom prst="wedgeRoundRectCallout">
                          <a:avLst>
                            <a:gd name="adj1" fmla="val -127146"/>
                            <a:gd name="adj2" fmla="val 99139"/>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53A3A4" w14:textId="77777777" w:rsidR="003E4A78" w:rsidRDefault="003E4A78" w:rsidP="003E4A78">
                            <w:pPr>
                              <w:jc w:val="center"/>
                              <w:rPr>
                                <w:rtl/>
                              </w:rPr>
                            </w:pPr>
                            <w:r>
                              <w:rPr>
                                <w:rFonts w:hint="cs"/>
                                <w:rtl/>
                              </w:rPr>
                              <w:t>הוספה דינאמית של פקד ראשון</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1E5E5822" id="Speech Bubble: Rectangle with Corners Rounded 3" o:spid="_x0000_s1037" type="#_x0000_t62" style="position:absolute;left:0;text-align:left;margin-left:303.3pt;margin-top:12.35pt;width:129.7pt;height:48.2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" adj="-16664,32214" fillcolor="#4472c4 [3204]" strokecolor="#1f3763 [1604]" strokeweight="1pt">
                <v:textbox>
                  <w:txbxContent>
                    <w:p w14:paraId="6B53A3A4" w14:textId="77777777" w:rsidR="003E4A78" w:rsidRDefault="003E4A78" w:rsidP="003E4A78">
                      <w:pPr>
                        <w:jc w:val="center"/>
                        <w:rPr>
                          <w:rtl/>
                        </w:rPr>
                      </w:pPr>
                      <w:r>
                        <w:rPr>
                          <w:rFonts w:hint="cs"/>
                          <w:rtl/>
                        </w:rPr>
                        <w:t>הוספה דינאמית של פקד ראשון</w:t>
                      </w:r>
                    </w:p>
                  </w:txbxContent>
                </v:textbox>
              </v:shape>
            </w:pict>
          </mc:Fallback>
        </mc:AlternateContent>
      </w:r>
    </w:p>
    <w:p w14:paraId="0340773F" w14:textId="77777777" w:rsidR="003E4A78" w:rsidRPr="00B91D07" w:rsidRDefault="003E4A78" w:rsidP="003E4A78">
      <w:pPr>
        <w:bidi w:val="0"/>
        <w:rPr>
          <w:b/>
          <w:bCs/>
        </w:rPr>
      </w:pPr>
      <w:r w:rsidRPr="00B91D07">
        <w:rPr>
          <w:b/>
          <w:bCs/>
        </w:rPr>
        <w:t>Code Behind:</w:t>
      </w:r>
    </w:p>
    <w:tbl>
      <w:tblPr>
        <w:tblStyle w:val="TableGrid"/>
        <w:tblW w:w="8784" w:type="dxa"/>
        <w:tblLook w:val="04A0" w:firstRow="1" w:lastRow="0" w:firstColumn="1" w:lastColumn="0" w:noHBand="0" w:noVBand="1"/>
      </w:tblPr>
      <w:tblGrid>
        <w:gridCol w:w="8784"/>
      </w:tblGrid>
      <w:tr w:rsidR="003E4A78" w14:paraId="6DEB7C4F" w14:textId="77777777" w:rsidTr="004F6446">
        <w:tc>
          <w:tcPr>
            <w:tcW w:w="8784" w:type="dxa"/>
          </w:tcPr>
          <w:p w14:paraId="5B2B631C" w14:textId="77777777" w:rsidR="003E4A78" w:rsidRDefault="003E4A78" w:rsidP="004F6446">
            <w:pPr>
              <w:autoSpaceDE w:val="0"/>
              <w:autoSpaceDN w:val="0"/>
              <w:bidi w:val="0"/>
              <w:adjustRightInd w:val="0"/>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RoutedEventArgs</w:t>
            </w:r>
            <w:r>
              <w:rPr>
                <w:rFonts w:ascii="Consolas" w:hAnsi="Consolas" w:cs="Consolas"/>
                <w:color w:val="000000"/>
                <w:sz w:val="19"/>
                <w:szCs w:val="19"/>
              </w:rPr>
              <w:t xml:space="preserve"> e)</w:t>
            </w:r>
          </w:p>
          <w:p w14:paraId="2A85FDFF" w14:textId="77777777" w:rsidR="003E4A78" w:rsidRDefault="003E4A78" w:rsidP="004F6446">
            <w:pPr>
              <w:autoSpaceDE w:val="0"/>
              <w:autoSpaceDN w:val="0"/>
              <w:bidi w:val="0"/>
              <w:adjustRightInd w:val="0"/>
              <w:rPr>
                <w:rFonts w:ascii="Consolas" w:hAnsi="Consolas" w:cs="Consolas"/>
                <w:color w:val="000000"/>
                <w:sz w:val="19"/>
                <w:szCs w:val="19"/>
              </w:rPr>
            </w:pPr>
            <w:r>
              <w:rPr>
                <w:rFonts w:ascii="Consolas" w:hAnsi="Consolas" w:cs="Consolas"/>
                <w:color w:val="000000"/>
                <w:sz w:val="19"/>
                <w:szCs w:val="19"/>
              </w:rPr>
              <w:t>{</w:t>
            </w:r>
          </w:p>
          <w:p w14:paraId="716DDB6D" w14:textId="77777777" w:rsidR="003E4A78" w:rsidRDefault="003E4A78" w:rsidP="004F6446">
            <w:pPr>
              <w:autoSpaceDE w:val="0"/>
              <w:autoSpaceDN w:val="0"/>
              <w:bidi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TextBlock</w:t>
            </w:r>
            <w:r>
              <w:rPr>
                <w:rFonts w:ascii="Consolas" w:hAnsi="Consolas" w:cs="Consolas"/>
                <w:color w:val="000000"/>
                <w:sz w:val="19"/>
                <w:szCs w:val="19"/>
              </w:rPr>
              <w:t xml:space="preserve"> txt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TextBlock</w:t>
            </w:r>
            <w:r>
              <w:rPr>
                <w:rFonts w:ascii="Consolas" w:hAnsi="Consolas" w:cs="Consolas"/>
                <w:color w:val="000000"/>
                <w:sz w:val="19"/>
                <w:szCs w:val="19"/>
              </w:rPr>
              <w:t>();</w:t>
            </w:r>
          </w:p>
          <w:p w14:paraId="1E87E2DB" w14:textId="29A6A8F3" w:rsidR="003E4A78" w:rsidRDefault="003E4A78" w:rsidP="004F6446">
            <w:pPr>
              <w:autoSpaceDE w:val="0"/>
              <w:autoSpaceDN w:val="0"/>
              <w:bidi w:val="0"/>
              <w:adjustRightInd w:val="0"/>
              <w:rPr>
                <w:rFonts w:ascii="Consolas" w:hAnsi="Consolas" w:cs="Consolas"/>
                <w:color w:val="000000"/>
                <w:sz w:val="19"/>
                <w:szCs w:val="19"/>
              </w:rPr>
            </w:pPr>
            <w:r>
              <w:rPr>
                <w:rFonts w:ascii="Consolas" w:hAnsi="Consolas" w:cs="Consolas"/>
                <w:color w:val="000000"/>
                <w:sz w:val="19"/>
                <w:szCs w:val="19"/>
              </w:rPr>
              <w:t xml:space="preserve">   txt.Text = </w:t>
            </w:r>
            <w:r>
              <w:rPr>
                <w:rFonts w:ascii="Consolas" w:hAnsi="Consolas" w:cs="Consolas"/>
                <w:color w:val="A31515"/>
                <w:sz w:val="19"/>
                <w:szCs w:val="19"/>
              </w:rPr>
              <w:t>"Israel in 3D"</w:t>
            </w:r>
            <w:r>
              <w:rPr>
                <w:rFonts w:ascii="Consolas" w:hAnsi="Consolas" w:cs="Consolas"/>
                <w:color w:val="000000"/>
                <w:sz w:val="19"/>
                <w:szCs w:val="19"/>
              </w:rPr>
              <w:t>;</w:t>
            </w:r>
          </w:p>
          <w:p w14:paraId="5E16A195" w14:textId="79AC46DE" w:rsidR="003E4A78" w:rsidRDefault="003B7370" w:rsidP="004F6446">
            <w:pPr>
              <w:autoSpaceDE w:val="0"/>
              <w:autoSpaceDN w:val="0"/>
              <w:bidi w:val="0"/>
              <w:adjustRightInd w:val="0"/>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675648" behindDoc="0" locked="0" layoutInCell="1" allowOverlap="1" wp14:anchorId="3C492842" wp14:editId="63E3A136">
                      <wp:simplePos x="0" y="0"/>
                      <wp:positionH relativeFrom="column">
                        <wp:posOffset>4171067</wp:posOffset>
                      </wp:positionH>
                      <wp:positionV relativeFrom="paragraph">
                        <wp:posOffset>140142</wp:posOffset>
                      </wp:positionV>
                      <wp:extent cx="1647190" cy="612140"/>
                      <wp:effectExtent l="2343150" t="0" r="10160" b="35560"/>
                      <wp:wrapNone/>
                      <wp:docPr id="18" name="Speech Bubble: Rectangle with Corners Rounded 4"/>
                      <wp:cNvGraphicFramePr/>
                      <a:graphic xmlns:a="http://schemas.openxmlformats.org/drawingml/2006/main">
                        <a:graphicData uri="http://schemas.microsoft.com/office/word/2010/wordprocessingShape">
                          <wps:wsp>
                            <wps:cNvSpPr/>
                            <wps:spPr>
                              <a:xfrm>
                                <a:off x="0" y="0"/>
                                <a:ext cx="1647190" cy="612140"/>
                              </a:xfrm>
                              <a:prstGeom prst="wedgeRoundRectCallout">
                                <a:avLst>
                                  <a:gd name="adj1" fmla="val -190514"/>
                                  <a:gd name="adj2" fmla="val 51226"/>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6EBA5F" w14:textId="77777777" w:rsidR="003E4A78" w:rsidRDefault="003E4A78" w:rsidP="003E4A78">
                                  <w:pPr>
                                    <w:jc w:val="center"/>
                                    <w:rPr>
                                      <w:rtl/>
                                    </w:rPr>
                                  </w:pPr>
                                  <w:r>
                                    <w:rPr>
                                      <w:rFonts w:hint="cs"/>
                                      <w:rtl/>
                                    </w:rPr>
                                    <w:t>הוספה דינאמית של פקד שני</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3C492842" id="Speech Bubble: Rectangle with Corners Rounded 4" o:spid="_x0000_s1038" type="#_x0000_t62" style="position:absolute;margin-left:328.45pt;margin-top:11.05pt;width:129.7pt;height:48.2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" adj="-30351,21865" fillcolor="#4472c4 [3204]" strokecolor="#1f3763 [1604]" strokeweight="1pt">
                      <v:textbox>
                        <w:txbxContent>
                          <w:p w14:paraId="2B6EBA5F" w14:textId="77777777" w:rsidR="003E4A78" w:rsidRDefault="003E4A78" w:rsidP="003E4A78">
                            <w:pPr>
                              <w:jc w:val="center"/>
                              <w:rPr>
                                <w:rtl/>
                              </w:rPr>
                            </w:pPr>
                            <w:r>
                              <w:rPr>
                                <w:rFonts w:hint="cs"/>
                                <w:rtl/>
                              </w:rPr>
                              <w:t>הוספה דינאמית של פקד שני</w:t>
                            </w:r>
                          </w:p>
                        </w:txbxContent>
                      </v:textbox>
                    </v:shape>
                  </w:pict>
                </mc:Fallback>
              </mc:AlternateContent>
            </w:r>
            <w:r w:rsidR="003E4A78">
              <w:rPr>
                <w:rFonts w:ascii="Consolas" w:hAnsi="Consolas" w:cs="Consolas"/>
                <w:color w:val="000000"/>
                <w:sz w:val="19"/>
                <w:szCs w:val="19"/>
              </w:rPr>
              <w:t xml:space="preserve">   txt.FontSize = 30;</w:t>
            </w:r>
          </w:p>
          <w:p w14:paraId="2541A98C" w14:textId="77777777" w:rsidR="003E4A78" w:rsidRDefault="003E4A78" w:rsidP="004F6446">
            <w:pPr>
              <w:autoSpaceDE w:val="0"/>
              <w:autoSpaceDN w:val="0"/>
              <w:bidi w:val="0"/>
              <w:adjustRightInd w:val="0"/>
              <w:rPr>
                <w:rFonts w:ascii="Consolas" w:hAnsi="Consolas" w:cs="Consolas"/>
                <w:color w:val="000000"/>
                <w:sz w:val="19"/>
                <w:szCs w:val="19"/>
              </w:rPr>
            </w:pPr>
            <w:r>
              <w:rPr>
                <w:rFonts w:ascii="Consolas" w:hAnsi="Consolas" w:cs="Consolas"/>
                <w:color w:val="000000"/>
                <w:sz w:val="19"/>
                <w:szCs w:val="19"/>
              </w:rPr>
              <w:t xml:space="preserve">   txt.Foreground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SolidColorBrush</w:t>
            </w:r>
            <w:r>
              <w:rPr>
                <w:rFonts w:ascii="Consolas" w:hAnsi="Consolas" w:cs="Consolas"/>
                <w:color w:val="000000"/>
                <w:sz w:val="19"/>
                <w:szCs w:val="19"/>
              </w:rPr>
              <w:t>(</w:t>
            </w:r>
            <w:r>
              <w:rPr>
                <w:rFonts w:ascii="Consolas" w:hAnsi="Consolas" w:cs="Consolas"/>
                <w:color w:val="2B91AF"/>
                <w:sz w:val="19"/>
                <w:szCs w:val="19"/>
              </w:rPr>
              <w:t>Colors</w:t>
            </w:r>
            <w:r>
              <w:rPr>
                <w:rFonts w:ascii="Consolas" w:hAnsi="Consolas" w:cs="Consolas"/>
                <w:color w:val="000000"/>
                <w:sz w:val="19"/>
                <w:szCs w:val="19"/>
              </w:rPr>
              <w:t>.Red);</w:t>
            </w:r>
          </w:p>
          <w:p w14:paraId="63122039" w14:textId="77777777" w:rsidR="003E4A78" w:rsidRDefault="003E4A78" w:rsidP="004F6446">
            <w:pPr>
              <w:autoSpaceDE w:val="0"/>
              <w:autoSpaceDN w:val="0"/>
              <w:bidi w:val="0"/>
              <w:adjustRightInd w:val="0"/>
              <w:rPr>
                <w:rFonts w:ascii="Consolas" w:hAnsi="Consolas" w:cs="Consolas"/>
                <w:color w:val="000000"/>
                <w:sz w:val="19"/>
                <w:szCs w:val="19"/>
                <w:rtl/>
              </w:rPr>
            </w:pPr>
            <w:r>
              <w:rPr>
                <w:rFonts w:ascii="Consolas" w:hAnsi="Consolas" w:cs="Consolas"/>
                <w:color w:val="000000"/>
                <w:sz w:val="19"/>
                <w:szCs w:val="19"/>
              </w:rPr>
              <w:t xml:space="preserve">   mainPnl.Children.Add(txt);</w:t>
            </w:r>
          </w:p>
          <w:p w14:paraId="4DB5D70C" w14:textId="77777777" w:rsidR="003B7370" w:rsidRDefault="003B7370" w:rsidP="003B7370">
            <w:pPr>
              <w:autoSpaceDE w:val="0"/>
              <w:autoSpaceDN w:val="0"/>
              <w:bidi w:val="0"/>
              <w:adjustRightInd w:val="0"/>
              <w:rPr>
                <w:rFonts w:ascii="Consolas" w:hAnsi="Consolas" w:cs="Consolas"/>
                <w:color w:val="000000"/>
                <w:sz w:val="19"/>
                <w:szCs w:val="19"/>
              </w:rPr>
            </w:pPr>
          </w:p>
          <w:p w14:paraId="496B05AB" w14:textId="77777777" w:rsidR="003E4A78" w:rsidRDefault="003E4A78" w:rsidP="004F6446">
            <w:pPr>
              <w:autoSpaceDE w:val="0"/>
              <w:autoSpaceDN w:val="0"/>
              <w:bidi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Image</w:t>
            </w:r>
            <w:r>
              <w:rPr>
                <w:rFonts w:ascii="Consolas" w:hAnsi="Consolas" w:cs="Consolas"/>
                <w:color w:val="000000"/>
                <w:sz w:val="19"/>
                <w:szCs w:val="19"/>
              </w:rPr>
              <w:t xml:space="preserve"> img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Image</w:t>
            </w:r>
            <w:r>
              <w:rPr>
                <w:rFonts w:ascii="Consolas" w:hAnsi="Consolas" w:cs="Consolas"/>
                <w:color w:val="000000"/>
                <w:sz w:val="19"/>
                <w:szCs w:val="19"/>
              </w:rPr>
              <w:t>();</w:t>
            </w:r>
          </w:p>
          <w:p w14:paraId="29C55E98" w14:textId="77777777" w:rsidR="003E4A78" w:rsidRDefault="003E4A78" w:rsidP="004F6446">
            <w:pPr>
              <w:autoSpaceDE w:val="0"/>
              <w:autoSpaceDN w:val="0"/>
              <w:bidi w:val="0"/>
              <w:adjustRightInd w:val="0"/>
              <w:rPr>
                <w:rFonts w:ascii="Consolas" w:hAnsi="Consolas" w:cs="Consolas"/>
                <w:color w:val="000000"/>
                <w:sz w:val="19"/>
                <w:szCs w:val="19"/>
              </w:rPr>
            </w:pPr>
            <w:r>
              <w:rPr>
                <w:rFonts w:ascii="Consolas" w:hAnsi="Consolas" w:cs="Consolas"/>
                <w:color w:val="000000"/>
                <w:sz w:val="19"/>
                <w:szCs w:val="19"/>
              </w:rPr>
              <w:t xml:space="preserve">   img.Width = 400;</w:t>
            </w:r>
          </w:p>
          <w:p w14:paraId="13CAAF29" w14:textId="77777777" w:rsidR="003E4A78" w:rsidRDefault="003E4A78" w:rsidP="004F6446">
            <w:pPr>
              <w:autoSpaceDE w:val="0"/>
              <w:autoSpaceDN w:val="0"/>
              <w:bidi w:val="0"/>
              <w:adjustRightInd w:val="0"/>
              <w:rPr>
                <w:rFonts w:ascii="Consolas" w:hAnsi="Consolas" w:cs="Consolas"/>
                <w:color w:val="000000"/>
                <w:sz w:val="19"/>
                <w:szCs w:val="19"/>
              </w:rPr>
            </w:pPr>
            <w:r>
              <w:rPr>
                <w:rFonts w:ascii="Consolas" w:hAnsi="Consolas" w:cs="Consolas"/>
                <w:color w:val="000000"/>
                <w:sz w:val="19"/>
                <w:szCs w:val="19"/>
              </w:rPr>
              <w:t xml:space="preserve">   img.Height = 300;</w:t>
            </w:r>
          </w:p>
          <w:p w14:paraId="61AE6560" w14:textId="77777777" w:rsidR="003E4A78" w:rsidRDefault="003E4A78" w:rsidP="004F6446">
            <w:pPr>
              <w:autoSpaceDE w:val="0"/>
              <w:autoSpaceDN w:val="0"/>
              <w:bidi w:val="0"/>
              <w:adjustRightInd w:val="0"/>
              <w:rPr>
                <w:rFonts w:ascii="Consolas" w:hAnsi="Consolas" w:cs="Consolas"/>
                <w:color w:val="000000"/>
                <w:sz w:val="19"/>
                <w:szCs w:val="19"/>
              </w:rPr>
            </w:pPr>
            <w:r>
              <w:rPr>
                <w:rFonts w:ascii="Consolas" w:hAnsi="Consolas" w:cs="Consolas"/>
                <w:color w:val="000000"/>
                <w:sz w:val="19"/>
                <w:szCs w:val="19"/>
              </w:rPr>
              <w:t xml:space="preserve">   img.Source=</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BitmapImage</w:t>
            </w:r>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Uri</w:t>
            </w:r>
            <w:r>
              <w:rPr>
                <w:rFonts w:ascii="Consolas" w:hAnsi="Consolas" w:cs="Consolas"/>
                <w:color w:val="000000"/>
                <w:sz w:val="19"/>
                <w:szCs w:val="19"/>
              </w:rPr>
              <w:t>(</w:t>
            </w:r>
            <w:r>
              <w:rPr>
                <w:rFonts w:ascii="Consolas" w:hAnsi="Consolas" w:cs="Consolas"/>
                <w:color w:val="A31515"/>
                <w:sz w:val="19"/>
                <w:szCs w:val="19"/>
              </w:rPr>
              <w:t>"/Images/Israel3D.jpg"</w:t>
            </w:r>
            <w:r>
              <w:rPr>
                <w:rFonts w:ascii="Consolas" w:hAnsi="Consolas" w:cs="Consolas"/>
                <w:color w:val="000000"/>
                <w:sz w:val="19"/>
                <w:szCs w:val="19"/>
              </w:rPr>
              <w:t xml:space="preserve">, </w:t>
            </w:r>
            <w:r>
              <w:rPr>
                <w:rFonts w:ascii="Consolas" w:hAnsi="Consolas" w:cs="Consolas"/>
                <w:color w:val="2B91AF"/>
                <w:sz w:val="19"/>
                <w:szCs w:val="19"/>
              </w:rPr>
              <w:t>UriKind</w:t>
            </w:r>
            <w:r>
              <w:rPr>
                <w:rFonts w:ascii="Consolas" w:hAnsi="Consolas" w:cs="Consolas"/>
                <w:color w:val="000000"/>
                <w:sz w:val="19"/>
                <w:szCs w:val="19"/>
              </w:rPr>
              <w:t>.Relative));</w:t>
            </w:r>
          </w:p>
          <w:p w14:paraId="7A73F787" w14:textId="77777777" w:rsidR="003E4A78" w:rsidRDefault="003E4A78" w:rsidP="004F6446">
            <w:pPr>
              <w:autoSpaceDE w:val="0"/>
              <w:autoSpaceDN w:val="0"/>
              <w:bidi w:val="0"/>
              <w:adjustRightInd w:val="0"/>
              <w:rPr>
                <w:rFonts w:ascii="Consolas" w:hAnsi="Consolas" w:cs="Consolas"/>
                <w:color w:val="000000"/>
                <w:sz w:val="19"/>
                <w:szCs w:val="19"/>
              </w:rPr>
            </w:pPr>
            <w:r>
              <w:rPr>
                <w:rFonts w:ascii="Consolas" w:hAnsi="Consolas" w:cs="Consolas"/>
                <w:color w:val="000000"/>
                <w:sz w:val="19"/>
                <w:szCs w:val="19"/>
              </w:rPr>
              <w:t xml:space="preserve">   mainPnl.Children.Add(img);</w:t>
            </w:r>
          </w:p>
          <w:p w14:paraId="4DEBE636" w14:textId="77777777" w:rsidR="003E4A78" w:rsidRDefault="003E4A78" w:rsidP="004F6446">
            <w:pPr>
              <w:bidi w:val="0"/>
            </w:pPr>
            <w:r>
              <w:rPr>
                <w:rFonts w:ascii="Consolas" w:hAnsi="Consolas" w:cs="Consolas"/>
                <w:color w:val="000000"/>
                <w:sz w:val="19"/>
                <w:szCs w:val="19"/>
              </w:rPr>
              <w:t>}</w:t>
            </w:r>
          </w:p>
        </w:tc>
      </w:tr>
    </w:tbl>
    <w:p w14:paraId="0DB897AB" w14:textId="77777777" w:rsidR="00DC7734" w:rsidRDefault="00DC7734" w:rsidP="00194C8E">
      <w:pPr>
        <w:rPr>
          <w:rtl/>
        </w:rPr>
      </w:pPr>
    </w:p>
    <w:p w14:paraId="095C4522" w14:textId="77777777" w:rsidR="00194C8E" w:rsidRDefault="007A3C46" w:rsidP="00194C8E">
      <w:r>
        <w:rPr>
          <w:rFonts w:hint="cs"/>
          <w:rtl/>
        </w:rPr>
        <w:t xml:space="preserve">  </w:t>
      </w:r>
    </w:p>
    <w:sectPr w:rsidR="00194C8E" w:rsidSect="00AD3CBE">
      <w:footerReference w:type="default" r:id="rId44"/>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60382F" w14:textId="77777777" w:rsidR="000934A5" w:rsidRDefault="000934A5" w:rsidP="00AB577F">
      <w:pPr>
        <w:spacing w:after="0" w:line="240" w:lineRule="auto"/>
      </w:pPr>
      <w:r>
        <w:separator/>
      </w:r>
    </w:p>
  </w:endnote>
  <w:endnote w:type="continuationSeparator" w:id="0">
    <w:p w14:paraId="2DE59820" w14:textId="77777777" w:rsidR="000934A5" w:rsidRDefault="000934A5" w:rsidP="00AB57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656690331"/>
      <w:docPartObj>
        <w:docPartGallery w:val="Page Numbers (Bottom of Page)"/>
        <w:docPartUnique/>
      </w:docPartObj>
    </w:sdtPr>
    <w:sdtEndPr/>
    <w:sdtContent>
      <w:p w14:paraId="468C772F" w14:textId="4263D3EA" w:rsidR="009D0780" w:rsidRDefault="009D0780">
        <w:pPr>
          <w:pStyle w:val="Footer"/>
          <w:jc w:val="center"/>
        </w:pPr>
        <w:r>
          <w:fldChar w:fldCharType="begin"/>
        </w:r>
        <w:r>
          <w:instrText xml:space="preserve"> PAGE   \* MERGEFORMAT </w:instrText>
        </w:r>
        <w:r>
          <w:fldChar w:fldCharType="separate"/>
        </w:r>
        <w:r w:rsidR="003B7370">
          <w:rPr>
            <w:noProof/>
            <w:rtl/>
          </w:rPr>
          <w:t>1</w:t>
        </w:r>
        <w:r>
          <w:rPr>
            <w:noProof/>
          </w:rPr>
          <w:fldChar w:fldCharType="end"/>
        </w:r>
      </w:p>
    </w:sdtContent>
  </w:sdt>
  <w:p w14:paraId="15C50D69" w14:textId="77777777" w:rsidR="009D0780" w:rsidRDefault="009D078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F39B61" w14:textId="77777777" w:rsidR="000934A5" w:rsidRDefault="000934A5" w:rsidP="00AB577F">
      <w:pPr>
        <w:spacing w:after="0" w:line="240" w:lineRule="auto"/>
      </w:pPr>
      <w:r>
        <w:separator/>
      </w:r>
    </w:p>
  </w:footnote>
  <w:footnote w:type="continuationSeparator" w:id="0">
    <w:p w14:paraId="6E684F6D" w14:textId="77777777" w:rsidR="000934A5" w:rsidRDefault="000934A5" w:rsidP="00AB577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16011A"/>
    <w:multiLevelType w:val="hybridMultilevel"/>
    <w:tmpl w:val="EE40D4C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5AC4B4C"/>
    <w:multiLevelType w:val="hybridMultilevel"/>
    <w:tmpl w:val="7DEAE1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5C7512F"/>
    <w:multiLevelType w:val="hybridMultilevel"/>
    <w:tmpl w:val="7DFCB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6D40CC"/>
    <w:multiLevelType w:val="hybridMultilevel"/>
    <w:tmpl w:val="1A00BEA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293517E"/>
    <w:multiLevelType w:val="hybridMultilevel"/>
    <w:tmpl w:val="1E564F84"/>
    <w:lvl w:ilvl="0" w:tplc="F384D7EC">
      <w:start w:val="1"/>
      <w:numFmt w:val="decimal"/>
      <w:lvlText w:val="%1."/>
      <w:lvlJc w:val="left"/>
      <w:pPr>
        <w:ind w:left="108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7D50586"/>
    <w:multiLevelType w:val="hybridMultilevel"/>
    <w:tmpl w:val="39AC0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2C2272"/>
    <w:multiLevelType w:val="hybridMultilevel"/>
    <w:tmpl w:val="6D28EE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713C83"/>
    <w:multiLevelType w:val="multilevel"/>
    <w:tmpl w:val="62D61340"/>
    <w:lvl w:ilvl="0">
      <w:start w:val="1"/>
      <w:numFmt w:val="decimal"/>
      <w:lvlText w:val="%1."/>
      <w:lvlJc w:val="left"/>
      <w:pPr>
        <w:tabs>
          <w:tab w:val="num" w:pos="360"/>
        </w:tabs>
        <w:ind w:left="360" w:hanging="360"/>
      </w:pPr>
      <w:rPr>
        <w:rFont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2606673A"/>
    <w:multiLevelType w:val="hybridMultilevel"/>
    <w:tmpl w:val="7DEAE1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501133C"/>
    <w:multiLevelType w:val="hybridMultilevel"/>
    <w:tmpl w:val="EC2AAE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D76186"/>
    <w:multiLevelType w:val="hybridMultilevel"/>
    <w:tmpl w:val="D2246B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2673AB9"/>
    <w:multiLevelType w:val="hybridMultilevel"/>
    <w:tmpl w:val="0EE82520"/>
    <w:lvl w:ilvl="0" w:tplc="0D445D10">
      <w:start w:val="8"/>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87C7E31"/>
    <w:multiLevelType w:val="multilevel"/>
    <w:tmpl w:val="D2EAD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B054368"/>
    <w:multiLevelType w:val="hybridMultilevel"/>
    <w:tmpl w:val="EC2AAE4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F677368"/>
    <w:multiLevelType w:val="hybridMultilevel"/>
    <w:tmpl w:val="54387928"/>
    <w:lvl w:ilvl="0" w:tplc="0D445D10">
      <w:start w:val="8"/>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5802185"/>
    <w:multiLevelType w:val="hybridMultilevel"/>
    <w:tmpl w:val="3EA48FCC"/>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7795296"/>
    <w:multiLevelType w:val="hybridMultilevel"/>
    <w:tmpl w:val="6D28EE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8AA7EAE"/>
    <w:multiLevelType w:val="hybridMultilevel"/>
    <w:tmpl w:val="631CA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97C0FE8"/>
    <w:multiLevelType w:val="hybridMultilevel"/>
    <w:tmpl w:val="EE40D4C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6B9E4C6F"/>
    <w:multiLevelType w:val="multilevel"/>
    <w:tmpl w:val="0366D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DA94848"/>
    <w:multiLevelType w:val="hybridMultilevel"/>
    <w:tmpl w:val="4A5CFB86"/>
    <w:lvl w:ilvl="0" w:tplc="F41C75A4">
      <w:start w:val="1"/>
      <w:numFmt w:val="decimal"/>
      <w:lvlText w:val="%1."/>
      <w:lvlJc w:val="left"/>
      <w:pPr>
        <w:tabs>
          <w:tab w:val="num" w:pos="720"/>
        </w:tabs>
        <w:ind w:left="720" w:hanging="360"/>
      </w:pPr>
    </w:lvl>
    <w:lvl w:ilvl="1" w:tplc="B2DE730A" w:tentative="1">
      <w:start w:val="1"/>
      <w:numFmt w:val="decimal"/>
      <w:lvlText w:val="%2."/>
      <w:lvlJc w:val="left"/>
      <w:pPr>
        <w:tabs>
          <w:tab w:val="num" w:pos="1440"/>
        </w:tabs>
        <w:ind w:left="1440" w:hanging="360"/>
      </w:pPr>
    </w:lvl>
    <w:lvl w:ilvl="2" w:tplc="B4968A24" w:tentative="1">
      <w:start w:val="1"/>
      <w:numFmt w:val="decimal"/>
      <w:lvlText w:val="%3."/>
      <w:lvlJc w:val="left"/>
      <w:pPr>
        <w:tabs>
          <w:tab w:val="num" w:pos="2160"/>
        </w:tabs>
        <w:ind w:left="2160" w:hanging="360"/>
      </w:pPr>
    </w:lvl>
    <w:lvl w:ilvl="3" w:tplc="230E5C26" w:tentative="1">
      <w:start w:val="1"/>
      <w:numFmt w:val="decimal"/>
      <w:lvlText w:val="%4."/>
      <w:lvlJc w:val="left"/>
      <w:pPr>
        <w:tabs>
          <w:tab w:val="num" w:pos="2880"/>
        </w:tabs>
        <w:ind w:left="2880" w:hanging="360"/>
      </w:pPr>
    </w:lvl>
    <w:lvl w:ilvl="4" w:tplc="9CCCAB92" w:tentative="1">
      <w:start w:val="1"/>
      <w:numFmt w:val="decimal"/>
      <w:lvlText w:val="%5."/>
      <w:lvlJc w:val="left"/>
      <w:pPr>
        <w:tabs>
          <w:tab w:val="num" w:pos="3600"/>
        </w:tabs>
        <w:ind w:left="3600" w:hanging="360"/>
      </w:pPr>
    </w:lvl>
    <w:lvl w:ilvl="5" w:tplc="75E69A1C" w:tentative="1">
      <w:start w:val="1"/>
      <w:numFmt w:val="decimal"/>
      <w:lvlText w:val="%6."/>
      <w:lvlJc w:val="left"/>
      <w:pPr>
        <w:tabs>
          <w:tab w:val="num" w:pos="4320"/>
        </w:tabs>
        <w:ind w:left="4320" w:hanging="360"/>
      </w:pPr>
    </w:lvl>
    <w:lvl w:ilvl="6" w:tplc="AE7E87B2" w:tentative="1">
      <w:start w:val="1"/>
      <w:numFmt w:val="decimal"/>
      <w:lvlText w:val="%7."/>
      <w:lvlJc w:val="left"/>
      <w:pPr>
        <w:tabs>
          <w:tab w:val="num" w:pos="5040"/>
        </w:tabs>
        <w:ind w:left="5040" w:hanging="360"/>
      </w:pPr>
    </w:lvl>
    <w:lvl w:ilvl="7" w:tplc="1A768824" w:tentative="1">
      <w:start w:val="1"/>
      <w:numFmt w:val="decimal"/>
      <w:lvlText w:val="%8."/>
      <w:lvlJc w:val="left"/>
      <w:pPr>
        <w:tabs>
          <w:tab w:val="num" w:pos="5760"/>
        </w:tabs>
        <w:ind w:left="5760" w:hanging="360"/>
      </w:pPr>
    </w:lvl>
    <w:lvl w:ilvl="8" w:tplc="69C88E76" w:tentative="1">
      <w:start w:val="1"/>
      <w:numFmt w:val="decimal"/>
      <w:lvlText w:val="%9."/>
      <w:lvlJc w:val="left"/>
      <w:pPr>
        <w:tabs>
          <w:tab w:val="num" w:pos="6480"/>
        </w:tabs>
        <w:ind w:left="6480" w:hanging="360"/>
      </w:pPr>
    </w:lvl>
  </w:abstractNum>
  <w:abstractNum w:abstractNumId="21" w15:restartNumberingAfterBreak="0">
    <w:nsid w:val="73D62BB0"/>
    <w:multiLevelType w:val="hybridMultilevel"/>
    <w:tmpl w:val="64AA3D76"/>
    <w:lvl w:ilvl="0" w:tplc="541AE454">
      <w:start w:val="1"/>
      <w:numFmt w:val="decimal"/>
      <w:lvlText w:val="%1."/>
      <w:lvlJc w:val="left"/>
      <w:pPr>
        <w:tabs>
          <w:tab w:val="num" w:pos="720"/>
        </w:tabs>
        <w:ind w:left="720" w:hanging="360"/>
      </w:pPr>
    </w:lvl>
    <w:lvl w:ilvl="1" w:tplc="17F452E2" w:tentative="1">
      <w:start w:val="1"/>
      <w:numFmt w:val="decimal"/>
      <w:lvlText w:val="%2."/>
      <w:lvlJc w:val="left"/>
      <w:pPr>
        <w:tabs>
          <w:tab w:val="num" w:pos="1440"/>
        </w:tabs>
        <w:ind w:left="1440" w:hanging="360"/>
      </w:pPr>
    </w:lvl>
    <w:lvl w:ilvl="2" w:tplc="FF200D30" w:tentative="1">
      <w:start w:val="1"/>
      <w:numFmt w:val="decimal"/>
      <w:lvlText w:val="%3."/>
      <w:lvlJc w:val="left"/>
      <w:pPr>
        <w:tabs>
          <w:tab w:val="num" w:pos="2160"/>
        </w:tabs>
        <w:ind w:left="2160" w:hanging="360"/>
      </w:pPr>
    </w:lvl>
    <w:lvl w:ilvl="3" w:tplc="4A3EBA32" w:tentative="1">
      <w:start w:val="1"/>
      <w:numFmt w:val="decimal"/>
      <w:lvlText w:val="%4."/>
      <w:lvlJc w:val="left"/>
      <w:pPr>
        <w:tabs>
          <w:tab w:val="num" w:pos="2880"/>
        </w:tabs>
        <w:ind w:left="2880" w:hanging="360"/>
      </w:pPr>
    </w:lvl>
    <w:lvl w:ilvl="4" w:tplc="BBA078B2" w:tentative="1">
      <w:start w:val="1"/>
      <w:numFmt w:val="decimal"/>
      <w:lvlText w:val="%5."/>
      <w:lvlJc w:val="left"/>
      <w:pPr>
        <w:tabs>
          <w:tab w:val="num" w:pos="3600"/>
        </w:tabs>
        <w:ind w:left="3600" w:hanging="360"/>
      </w:pPr>
    </w:lvl>
    <w:lvl w:ilvl="5" w:tplc="B05AEA72" w:tentative="1">
      <w:start w:val="1"/>
      <w:numFmt w:val="decimal"/>
      <w:lvlText w:val="%6."/>
      <w:lvlJc w:val="left"/>
      <w:pPr>
        <w:tabs>
          <w:tab w:val="num" w:pos="4320"/>
        </w:tabs>
        <w:ind w:left="4320" w:hanging="360"/>
      </w:pPr>
    </w:lvl>
    <w:lvl w:ilvl="6" w:tplc="A5AC32C2" w:tentative="1">
      <w:start w:val="1"/>
      <w:numFmt w:val="decimal"/>
      <w:lvlText w:val="%7."/>
      <w:lvlJc w:val="left"/>
      <w:pPr>
        <w:tabs>
          <w:tab w:val="num" w:pos="5040"/>
        </w:tabs>
        <w:ind w:left="5040" w:hanging="360"/>
      </w:pPr>
    </w:lvl>
    <w:lvl w:ilvl="7" w:tplc="93407A92" w:tentative="1">
      <w:start w:val="1"/>
      <w:numFmt w:val="decimal"/>
      <w:lvlText w:val="%8."/>
      <w:lvlJc w:val="left"/>
      <w:pPr>
        <w:tabs>
          <w:tab w:val="num" w:pos="5760"/>
        </w:tabs>
        <w:ind w:left="5760" w:hanging="360"/>
      </w:pPr>
    </w:lvl>
    <w:lvl w:ilvl="8" w:tplc="930243FA" w:tentative="1">
      <w:start w:val="1"/>
      <w:numFmt w:val="decimal"/>
      <w:lvlText w:val="%9."/>
      <w:lvlJc w:val="left"/>
      <w:pPr>
        <w:tabs>
          <w:tab w:val="num" w:pos="6480"/>
        </w:tabs>
        <w:ind w:left="6480" w:hanging="360"/>
      </w:pPr>
    </w:lvl>
  </w:abstractNum>
  <w:abstractNum w:abstractNumId="22" w15:restartNumberingAfterBreak="0">
    <w:nsid w:val="79394159"/>
    <w:multiLevelType w:val="hybridMultilevel"/>
    <w:tmpl w:val="7BBAF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9FF6CA9"/>
    <w:multiLevelType w:val="hybridMultilevel"/>
    <w:tmpl w:val="1E564F84"/>
    <w:lvl w:ilvl="0" w:tplc="F384D7EC">
      <w:start w:val="1"/>
      <w:numFmt w:val="decimal"/>
      <w:lvlText w:val="%1."/>
      <w:lvlJc w:val="left"/>
      <w:pPr>
        <w:ind w:left="108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7"/>
  </w:num>
  <w:num w:numId="2">
    <w:abstractNumId w:val="22"/>
  </w:num>
  <w:num w:numId="3">
    <w:abstractNumId w:val="12"/>
  </w:num>
  <w:num w:numId="4">
    <w:abstractNumId w:val="1"/>
  </w:num>
  <w:num w:numId="5">
    <w:abstractNumId w:val="19"/>
  </w:num>
  <w:num w:numId="6">
    <w:abstractNumId w:val="3"/>
  </w:num>
  <w:num w:numId="7">
    <w:abstractNumId w:val="7"/>
  </w:num>
  <w:num w:numId="8">
    <w:abstractNumId w:val="9"/>
  </w:num>
  <w:num w:numId="9">
    <w:abstractNumId w:val="10"/>
  </w:num>
  <w:num w:numId="10">
    <w:abstractNumId w:val="14"/>
  </w:num>
  <w:num w:numId="11">
    <w:abstractNumId w:val="5"/>
  </w:num>
  <w:num w:numId="12">
    <w:abstractNumId w:val="11"/>
  </w:num>
  <w:num w:numId="13">
    <w:abstractNumId w:val="4"/>
  </w:num>
  <w:num w:numId="14">
    <w:abstractNumId w:val="23"/>
  </w:num>
  <w:num w:numId="15">
    <w:abstractNumId w:val="16"/>
  </w:num>
  <w:num w:numId="16">
    <w:abstractNumId w:val="2"/>
  </w:num>
  <w:num w:numId="17">
    <w:abstractNumId w:val="13"/>
  </w:num>
  <w:num w:numId="18">
    <w:abstractNumId w:val="6"/>
  </w:num>
  <w:num w:numId="19">
    <w:abstractNumId w:val="8"/>
  </w:num>
  <w:num w:numId="20">
    <w:abstractNumId w:val="18"/>
  </w:num>
  <w:num w:numId="21">
    <w:abstractNumId w:val="15"/>
  </w:num>
  <w:num w:numId="22">
    <w:abstractNumId w:val="21"/>
  </w:num>
  <w:num w:numId="23">
    <w:abstractNumId w:val="20"/>
  </w:num>
  <w:num w:numId="24">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hlomi Hod">
    <w15:presenceInfo w15:providerId="None" w15:userId="Shlomi Ho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jUyszA1MrU0NzMyMDBQ0lEKTi0uzszPAykwrAUAggSKqiwAAAA="/>
  </w:docVars>
  <w:rsids>
    <w:rsidRoot w:val="00194C8E"/>
    <w:rsid w:val="00005A34"/>
    <w:rsid w:val="00027C84"/>
    <w:rsid w:val="00036D3A"/>
    <w:rsid w:val="00037CC3"/>
    <w:rsid w:val="00057924"/>
    <w:rsid w:val="00085E55"/>
    <w:rsid w:val="000934A5"/>
    <w:rsid w:val="000A1274"/>
    <w:rsid w:val="000A7E86"/>
    <w:rsid w:val="000B0593"/>
    <w:rsid w:val="000C309E"/>
    <w:rsid w:val="000D181B"/>
    <w:rsid w:val="000D6AE3"/>
    <w:rsid w:val="000E4692"/>
    <w:rsid w:val="001147D0"/>
    <w:rsid w:val="00131993"/>
    <w:rsid w:val="00150DCB"/>
    <w:rsid w:val="00162E0B"/>
    <w:rsid w:val="00166302"/>
    <w:rsid w:val="00167266"/>
    <w:rsid w:val="00194C8E"/>
    <w:rsid w:val="001A0996"/>
    <w:rsid w:val="002235F3"/>
    <w:rsid w:val="00226F8F"/>
    <w:rsid w:val="0022713D"/>
    <w:rsid w:val="00227CE7"/>
    <w:rsid w:val="002427D5"/>
    <w:rsid w:val="002476D8"/>
    <w:rsid w:val="0026296C"/>
    <w:rsid w:val="00266044"/>
    <w:rsid w:val="002A280D"/>
    <w:rsid w:val="002B202A"/>
    <w:rsid w:val="002C0143"/>
    <w:rsid w:val="00344FFB"/>
    <w:rsid w:val="00350B68"/>
    <w:rsid w:val="003914CA"/>
    <w:rsid w:val="003970D7"/>
    <w:rsid w:val="003A1F94"/>
    <w:rsid w:val="003B3C72"/>
    <w:rsid w:val="003B7370"/>
    <w:rsid w:val="003C3226"/>
    <w:rsid w:val="003C6A00"/>
    <w:rsid w:val="003E4A78"/>
    <w:rsid w:val="00404849"/>
    <w:rsid w:val="00404FB3"/>
    <w:rsid w:val="00410969"/>
    <w:rsid w:val="00416C18"/>
    <w:rsid w:val="00430431"/>
    <w:rsid w:val="004452E5"/>
    <w:rsid w:val="004715C5"/>
    <w:rsid w:val="00480911"/>
    <w:rsid w:val="004A7D5D"/>
    <w:rsid w:val="004D3478"/>
    <w:rsid w:val="004D6E30"/>
    <w:rsid w:val="005051BF"/>
    <w:rsid w:val="0052079B"/>
    <w:rsid w:val="00535FB4"/>
    <w:rsid w:val="00546195"/>
    <w:rsid w:val="00586029"/>
    <w:rsid w:val="005C2166"/>
    <w:rsid w:val="005C6B07"/>
    <w:rsid w:val="005F43B4"/>
    <w:rsid w:val="006106C3"/>
    <w:rsid w:val="006126BD"/>
    <w:rsid w:val="0063434C"/>
    <w:rsid w:val="0065259A"/>
    <w:rsid w:val="006847D6"/>
    <w:rsid w:val="006B13DC"/>
    <w:rsid w:val="006D064F"/>
    <w:rsid w:val="006E390E"/>
    <w:rsid w:val="006E5059"/>
    <w:rsid w:val="00702F52"/>
    <w:rsid w:val="00743E84"/>
    <w:rsid w:val="0075216B"/>
    <w:rsid w:val="00770FAD"/>
    <w:rsid w:val="00772350"/>
    <w:rsid w:val="007A3C46"/>
    <w:rsid w:val="007C62BD"/>
    <w:rsid w:val="007D270F"/>
    <w:rsid w:val="007D46DC"/>
    <w:rsid w:val="007E1233"/>
    <w:rsid w:val="00806900"/>
    <w:rsid w:val="00826DAB"/>
    <w:rsid w:val="00830D1E"/>
    <w:rsid w:val="008520FF"/>
    <w:rsid w:val="00854945"/>
    <w:rsid w:val="0089384B"/>
    <w:rsid w:val="008B5C97"/>
    <w:rsid w:val="008E428B"/>
    <w:rsid w:val="008E4DD2"/>
    <w:rsid w:val="008E6B2B"/>
    <w:rsid w:val="00907609"/>
    <w:rsid w:val="009671BF"/>
    <w:rsid w:val="00994D34"/>
    <w:rsid w:val="00996F84"/>
    <w:rsid w:val="00997192"/>
    <w:rsid w:val="009D0780"/>
    <w:rsid w:val="009E0E9C"/>
    <w:rsid w:val="009F6538"/>
    <w:rsid w:val="00A051E2"/>
    <w:rsid w:val="00A223BB"/>
    <w:rsid w:val="00A45E5F"/>
    <w:rsid w:val="00A65ECA"/>
    <w:rsid w:val="00A76325"/>
    <w:rsid w:val="00A801F6"/>
    <w:rsid w:val="00A94727"/>
    <w:rsid w:val="00AB577F"/>
    <w:rsid w:val="00AB6BF0"/>
    <w:rsid w:val="00AD3CBE"/>
    <w:rsid w:val="00AE6033"/>
    <w:rsid w:val="00B146FD"/>
    <w:rsid w:val="00B37CB7"/>
    <w:rsid w:val="00B57AEA"/>
    <w:rsid w:val="00B737B5"/>
    <w:rsid w:val="00BB0A4F"/>
    <w:rsid w:val="00BF3289"/>
    <w:rsid w:val="00BF70DD"/>
    <w:rsid w:val="00C1027E"/>
    <w:rsid w:val="00C347B1"/>
    <w:rsid w:val="00C57FE7"/>
    <w:rsid w:val="00C945EA"/>
    <w:rsid w:val="00C977E2"/>
    <w:rsid w:val="00CB621B"/>
    <w:rsid w:val="00CC1684"/>
    <w:rsid w:val="00D0037D"/>
    <w:rsid w:val="00D051C3"/>
    <w:rsid w:val="00D202AD"/>
    <w:rsid w:val="00D4501D"/>
    <w:rsid w:val="00D53F92"/>
    <w:rsid w:val="00D61D58"/>
    <w:rsid w:val="00D72F51"/>
    <w:rsid w:val="00DB248F"/>
    <w:rsid w:val="00DC7734"/>
    <w:rsid w:val="00DD699C"/>
    <w:rsid w:val="00DE0E2A"/>
    <w:rsid w:val="00E544D4"/>
    <w:rsid w:val="00E7380B"/>
    <w:rsid w:val="00E931FB"/>
    <w:rsid w:val="00EB14A2"/>
    <w:rsid w:val="00EB61EF"/>
    <w:rsid w:val="00EF625F"/>
    <w:rsid w:val="00F14CD5"/>
    <w:rsid w:val="00F25634"/>
    <w:rsid w:val="00F31E89"/>
    <w:rsid w:val="00F42C76"/>
    <w:rsid w:val="00F51828"/>
    <w:rsid w:val="00F71944"/>
    <w:rsid w:val="00FA7659"/>
    <w:rsid w:val="00FB2669"/>
    <w:rsid w:val="00FC35B8"/>
    <w:rsid w:val="00FD5703"/>
    <w:rsid w:val="00FE3C26"/>
    <w:rsid w:val="00FE7CE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31FA1B"/>
  <w15:chartTrackingRefBased/>
  <w15:docId w15:val="{576B1967-1120-46FC-A26D-8F121E65C6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bidi/>
    </w:pPr>
  </w:style>
  <w:style w:type="paragraph" w:styleId="Heading1">
    <w:name w:val="heading 1"/>
    <w:basedOn w:val="Normal"/>
    <w:next w:val="Normal"/>
    <w:link w:val="Heading1Char"/>
    <w:uiPriority w:val="9"/>
    <w:qFormat/>
    <w:rsid w:val="00C945E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C945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B737B5"/>
    <w:pPr>
      <w:bidi w:val="0"/>
      <w:spacing w:before="100" w:beforeAutospacing="1" w:after="100" w:afterAutospacing="1" w:line="240" w:lineRule="auto"/>
      <w:outlineLvl w:val="2"/>
    </w:pPr>
    <w:rPr>
      <w:rFonts w:ascii="Georgia" w:eastAsia="Times New Roman" w:hAnsi="Georgia"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7A3C46"/>
  </w:style>
  <w:style w:type="character" w:styleId="Hyperlink">
    <w:name w:val="Hyperlink"/>
    <w:basedOn w:val="DefaultParagraphFont"/>
    <w:uiPriority w:val="99"/>
    <w:unhideWhenUsed/>
    <w:rsid w:val="003970D7"/>
    <w:rPr>
      <w:color w:val="0563C1" w:themeColor="hyperlink"/>
      <w:u w:val="single"/>
    </w:rPr>
  </w:style>
  <w:style w:type="character" w:customStyle="1" w:styleId="Mention1">
    <w:name w:val="Mention1"/>
    <w:basedOn w:val="DefaultParagraphFont"/>
    <w:uiPriority w:val="99"/>
    <w:semiHidden/>
    <w:unhideWhenUsed/>
    <w:rsid w:val="003970D7"/>
    <w:rPr>
      <w:color w:val="2B579A"/>
      <w:shd w:val="clear" w:color="auto" w:fill="E6E6E6"/>
    </w:rPr>
  </w:style>
  <w:style w:type="paragraph" w:styleId="ListParagraph">
    <w:name w:val="List Paragraph"/>
    <w:basedOn w:val="Normal"/>
    <w:uiPriority w:val="34"/>
    <w:qFormat/>
    <w:rsid w:val="003970D7"/>
    <w:pPr>
      <w:ind w:left="720"/>
      <w:contextualSpacing/>
    </w:pPr>
  </w:style>
  <w:style w:type="paragraph" w:styleId="Header">
    <w:name w:val="header"/>
    <w:basedOn w:val="Normal"/>
    <w:link w:val="HeaderChar"/>
    <w:uiPriority w:val="99"/>
    <w:unhideWhenUsed/>
    <w:rsid w:val="00AB577F"/>
    <w:pPr>
      <w:tabs>
        <w:tab w:val="center" w:pos="4153"/>
        <w:tab w:val="right" w:pos="8306"/>
      </w:tabs>
      <w:spacing w:after="0" w:line="240" w:lineRule="auto"/>
    </w:pPr>
  </w:style>
  <w:style w:type="character" w:customStyle="1" w:styleId="HeaderChar">
    <w:name w:val="Header Char"/>
    <w:basedOn w:val="DefaultParagraphFont"/>
    <w:link w:val="Header"/>
    <w:uiPriority w:val="99"/>
    <w:rsid w:val="00AB577F"/>
  </w:style>
  <w:style w:type="paragraph" w:styleId="Footer">
    <w:name w:val="footer"/>
    <w:basedOn w:val="Normal"/>
    <w:link w:val="FooterChar"/>
    <w:uiPriority w:val="99"/>
    <w:unhideWhenUsed/>
    <w:rsid w:val="00AB577F"/>
    <w:pPr>
      <w:tabs>
        <w:tab w:val="center" w:pos="4153"/>
        <w:tab w:val="right" w:pos="8306"/>
      </w:tabs>
      <w:spacing w:after="0" w:line="240" w:lineRule="auto"/>
    </w:pPr>
  </w:style>
  <w:style w:type="character" w:customStyle="1" w:styleId="FooterChar">
    <w:name w:val="Footer Char"/>
    <w:basedOn w:val="DefaultParagraphFont"/>
    <w:link w:val="Footer"/>
    <w:uiPriority w:val="99"/>
    <w:rsid w:val="00AB577F"/>
  </w:style>
  <w:style w:type="character" w:styleId="FollowedHyperlink">
    <w:name w:val="FollowedHyperlink"/>
    <w:basedOn w:val="DefaultParagraphFont"/>
    <w:uiPriority w:val="99"/>
    <w:semiHidden/>
    <w:unhideWhenUsed/>
    <w:rsid w:val="00AB577F"/>
    <w:rPr>
      <w:color w:val="954F72" w:themeColor="followedHyperlink"/>
      <w:u w:val="single"/>
    </w:rPr>
  </w:style>
  <w:style w:type="character" w:customStyle="1" w:styleId="Heading3Char">
    <w:name w:val="Heading 3 Char"/>
    <w:basedOn w:val="DefaultParagraphFont"/>
    <w:link w:val="Heading3"/>
    <w:uiPriority w:val="9"/>
    <w:rsid w:val="00B737B5"/>
    <w:rPr>
      <w:rFonts w:ascii="Georgia" w:eastAsia="Times New Roman" w:hAnsi="Georgia" w:cs="Times New Roman"/>
      <w:b/>
      <w:bCs/>
      <w:sz w:val="27"/>
      <w:szCs w:val="27"/>
    </w:rPr>
  </w:style>
  <w:style w:type="character" w:styleId="CommentReference">
    <w:name w:val="annotation reference"/>
    <w:basedOn w:val="DefaultParagraphFont"/>
    <w:uiPriority w:val="99"/>
    <w:semiHidden/>
    <w:unhideWhenUsed/>
    <w:rsid w:val="00266044"/>
    <w:rPr>
      <w:sz w:val="16"/>
      <w:szCs w:val="16"/>
    </w:rPr>
  </w:style>
  <w:style w:type="paragraph" w:styleId="CommentText">
    <w:name w:val="annotation text"/>
    <w:basedOn w:val="Normal"/>
    <w:link w:val="CommentTextChar"/>
    <w:uiPriority w:val="99"/>
    <w:semiHidden/>
    <w:unhideWhenUsed/>
    <w:rsid w:val="00266044"/>
    <w:pPr>
      <w:spacing w:line="240" w:lineRule="auto"/>
    </w:pPr>
    <w:rPr>
      <w:sz w:val="20"/>
      <w:szCs w:val="20"/>
    </w:rPr>
  </w:style>
  <w:style w:type="character" w:customStyle="1" w:styleId="CommentTextChar">
    <w:name w:val="Comment Text Char"/>
    <w:basedOn w:val="DefaultParagraphFont"/>
    <w:link w:val="CommentText"/>
    <w:uiPriority w:val="99"/>
    <w:semiHidden/>
    <w:rsid w:val="00266044"/>
    <w:rPr>
      <w:sz w:val="20"/>
      <w:szCs w:val="20"/>
    </w:rPr>
  </w:style>
  <w:style w:type="paragraph" w:styleId="CommentSubject">
    <w:name w:val="annotation subject"/>
    <w:basedOn w:val="CommentText"/>
    <w:next w:val="CommentText"/>
    <w:link w:val="CommentSubjectChar"/>
    <w:uiPriority w:val="99"/>
    <w:semiHidden/>
    <w:unhideWhenUsed/>
    <w:rsid w:val="00266044"/>
    <w:rPr>
      <w:b/>
      <w:bCs/>
    </w:rPr>
  </w:style>
  <w:style w:type="character" w:customStyle="1" w:styleId="CommentSubjectChar">
    <w:name w:val="Comment Subject Char"/>
    <w:basedOn w:val="CommentTextChar"/>
    <w:link w:val="CommentSubject"/>
    <w:uiPriority w:val="99"/>
    <w:semiHidden/>
    <w:rsid w:val="00266044"/>
    <w:rPr>
      <w:b/>
      <w:bCs/>
      <w:sz w:val="20"/>
      <w:szCs w:val="20"/>
    </w:rPr>
  </w:style>
  <w:style w:type="paragraph" w:styleId="BalloonText">
    <w:name w:val="Balloon Text"/>
    <w:basedOn w:val="Normal"/>
    <w:link w:val="BalloonTextChar"/>
    <w:uiPriority w:val="99"/>
    <w:semiHidden/>
    <w:unhideWhenUsed/>
    <w:rsid w:val="0026604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66044"/>
    <w:rPr>
      <w:rFonts w:ascii="Segoe UI" w:hAnsi="Segoe UI" w:cs="Segoe UI"/>
      <w:sz w:val="18"/>
      <w:szCs w:val="18"/>
    </w:rPr>
  </w:style>
  <w:style w:type="table" w:styleId="TableGrid">
    <w:name w:val="Table Grid"/>
    <w:basedOn w:val="TableNormal"/>
    <w:uiPriority w:val="39"/>
    <w:rsid w:val="005051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C945EA"/>
    <w:rPr>
      <w:rFonts w:asciiTheme="majorHAnsi" w:eastAsiaTheme="majorEastAsia" w:hAnsiTheme="majorHAnsi" w:cstheme="majorBidi"/>
      <w:color w:val="2F5496" w:themeColor="accent1" w:themeShade="BF"/>
      <w:sz w:val="26"/>
      <w:szCs w:val="26"/>
    </w:rPr>
  </w:style>
  <w:style w:type="character" w:customStyle="1" w:styleId="Mention2">
    <w:name w:val="Mention2"/>
    <w:basedOn w:val="DefaultParagraphFont"/>
    <w:uiPriority w:val="99"/>
    <w:semiHidden/>
    <w:unhideWhenUsed/>
    <w:rsid w:val="00C945EA"/>
    <w:rPr>
      <w:color w:val="2B579A"/>
      <w:shd w:val="clear" w:color="auto" w:fill="E6E6E6"/>
    </w:rPr>
  </w:style>
  <w:style w:type="character" w:customStyle="1" w:styleId="Heading1Char">
    <w:name w:val="Heading 1 Char"/>
    <w:basedOn w:val="DefaultParagraphFont"/>
    <w:link w:val="Heading1"/>
    <w:uiPriority w:val="9"/>
    <w:rsid w:val="00C945EA"/>
    <w:rPr>
      <w:rFonts w:asciiTheme="majorHAnsi" w:eastAsiaTheme="majorEastAsia" w:hAnsiTheme="majorHAnsi" w:cstheme="majorBidi"/>
      <w:color w:val="2F5496" w:themeColor="accent1" w:themeShade="BF"/>
      <w:sz w:val="32"/>
      <w:szCs w:val="32"/>
    </w:rPr>
  </w:style>
  <w:style w:type="character" w:customStyle="1" w:styleId="Mention3">
    <w:name w:val="Mention3"/>
    <w:basedOn w:val="DefaultParagraphFont"/>
    <w:uiPriority w:val="99"/>
    <w:semiHidden/>
    <w:unhideWhenUsed/>
    <w:rsid w:val="00A051E2"/>
    <w:rPr>
      <w:color w:val="2B579A"/>
      <w:shd w:val="clear" w:color="auto" w:fill="E6E6E6"/>
    </w:rPr>
  </w:style>
  <w:style w:type="paragraph" w:styleId="Revision">
    <w:name w:val="Revision"/>
    <w:hidden/>
    <w:uiPriority w:val="99"/>
    <w:semiHidden/>
    <w:rsid w:val="00227CE7"/>
    <w:pPr>
      <w:spacing w:after="0" w:line="240" w:lineRule="auto"/>
    </w:pPr>
  </w:style>
  <w:style w:type="character" w:customStyle="1" w:styleId="lwcollapsibleareatitle">
    <w:name w:val="lw_collapsiblearea_title"/>
    <w:basedOn w:val="DefaultParagraphFont"/>
    <w:rsid w:val="00C1027E"/>
  </w:style>
  <w:style w:type="character" w:customStyle="1" w:styleId="Mention4">
    <w:name w:val="Mention4"/>
    <w:basedOn w:val="DefaultParagraphFont"/>
    <w:uiPriority w:val="99"/>
    <w:semiHidden/>
    <w:unhideWhenUsed/>
    <w:rsid w:val="00D53F92"/>
    <w:rPr>
      <w:color w:val="2B579A"/>
      <w:shd w:val="clear" w:color="auto" w:fill="E6E6E6"/>
    </w:rPr>
  </w:style>
  <w:style w:type="paragraph" w:styleId="HTMLPreformatted">
    <w:name w:val="HTML Preformatted"/>
    <w:basedOn w:val="Normal"/>
    <w:link w:val="HTMLPreformattedChar"/>
    <w:uiPriority w:val="99"/>
    <w:semiHidden/>
    <w:unhideWhenUsed/>
    <w:rsid w:val="00907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07609"/>
    <w:rPr>
      <w:rFonts w:ascii="Courier New" w:eastAsia="Times New Roman" w:hAnsi="Courier New" w:cs="Courier New"/>
      <w:sz w:val="20"/>
      <w:szCs w:val="20"/>
    </w:rPr>
  </w:style>
  <w:style w:type="paragraph" w:styleId="NormalWeb">
    <w:name w:val="Normal (Web)"/>
    <w:basedOn w:val="Normal"/>
    <w:uiPriority w:val="99"/>
    <w:semiHidden/>
    <w:unhideWhenUsed/>
    <w:rsid w:val="00907609"/>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07609"/>
    <w:rPr>
      <w:b/>
      <w:bCs/>
    </w:rPr>
  </w:style>
  <w:style w:type="character" w:customStyle="1" w:styleId="Mention">
    <w:name w:val="Mention"/>
    <w:basedOn w:val="DefaultParagraphFont"/>
    <w:uiPriority w:val="99"/>
    <w:semiHidden/>
    <w:unhideWhenUsed/>
    <w:rsid w:val="00907609"/>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720462">
      <w:bodyDiv w:val="1"/>
      <w:marLeft w:val="0"/>
      <w:marRight w:val="0"/>
      <w:marTop w:val="0"/>
      <w:marBottom w:val="0"/>
      <w:divBdr>
        <w:top w:val="none" w:sz="0" w:space="0" w:color="auto"/>
        <w:left w:val="none" w:sz="0" w:space="0" w:color="auto"/>
        <w:bottom w:val="none" w:sz="0" w:space="0" w:color="auto"/>
        <w:right w:val="none" w:sz="0" w:space="0" w:color="auto"/>
      </w:divBdr>
    </w:div>
    <w:div w:id="122819970">
      <w:bodyDiv w:val="1"/>
      <w:marLeft w:val="0"/>
      <w:marRight w:val="0"/>
      <w:marTop w:val="0"/>
      <w:marBottom w:val="0"/>
      <w:divBdr>
        <w:top w:val="none" w:sz="0" w:space="0" w:color="auto"/>
        <w:left w:val="none" w:sz="0" w:space="0" w:color="auto"/>
        <w:bottom w:val="none" w:sz="0" w:space="0" w:color="auto"/>
        <w:right w:val="none" w:sz="0" w:space="0" w:color="auto"/>
      </w:divBdr>
    </w:div>
    <w:div w:id="182089852">
      <w:bodyDiv w:val="1"/>
      <w:marLeft w:val="0"/>
      <w:marRight w:val="0"/>
      <w:marTop w:val="0"/>
      <w:marBottom w:val="0"/>
      <w:divBdr>
        <w:top w:val="none" w:sz="0" w:space="0" w:color="auto"/>
        <w:left w:val="none" w:sz="0" w:space="0" w:color="auto"/>
        <w:bottom w:val="none" w:sz="0" w:space="0" w:color="auto"/>
        <w:right w:val="none" w:sz="0" w:space="0" w:color="auto"/>
      </w:divBdr>
      <w:divsChild>
        <w:div w:id="607276545">
          <w:marLeft w:val="0"/>
          <w:marRight w:val="0"/>
          <w:marTop w:val="0"/>
          <w:marBottom w:val="0"/>
          <w:divBdr>
            <w:top w:val="none" w:sz="0" w:space="0" w:color="auto"/>
            <w:left w:val="none" w:sz="0" w:space="0" w:color="auto"/>
            <w:bottom w:val="none" w:sz="0" w:space="0" w:color="auto"/>
            <w:right w:val="none" w:sz="0" w:space="0" w:color="auto"/>
          </w:divBdr>
          <w:divsChild>
            <w:div w:id="91497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24817">
      <w:bodyDiv w:val="1"/>
      <w:marLeft w:val="0"/>
      <w:marRight w:val="0"/>
      <w:marTop w:val="0"/>
      <w:marBottom w:val="0"/>
      <w:divBdr>
        <w:top w:val="none" w:sz="0" w:space="0" w:color="auto"/>
        <w:left w:val="none" w:sz="0" w:space="0" w:color="auto"/>
        <w:bottom w:val="none" w:sz="0" w:space="0" w:color="auto"/>
        <w:right w:val="none" w:sz="0" w:space="0" w:color="auto"/>
      </w:divBdr>
      <w:divsChild>
        <w:div w:id="919215197">
          <w:marLeft w:val="0"/>
          <w:marRight w:val="792"/>
          <w:marTop w:val="360"/>
          <w:marBottom w:val="0"/>
          <w:divBdr>
            <w:top w:val="none" w:sz="0" w:space="0" w:color="auto"/>
            <w:left w:val="none" w:sz="0" w:space="0" w:color="auto"/>
            <w:bottom w:val="none" w:sz="0" w:space="0" w:color="auto"/>
            <w:right w:val="none" w:sz="0" w:space="0" w:color="auto"/>
          </w:divBdr>
        </w:div>
        <w:div w:id="1876458193">
          <w:marLeft w:val="0"/>
          <w:marRight w:val="792"/>
          <w:marTop w:val="360"/>
          <w:marBottom w:val="0"/>
          <w:divBdr>
            <w:top w:val="none" w:sz="0" w:space="0" w:color="auto"/>
            <w:left w:val="none" w:sz="0" w:space="0" w:color="auto"/>
            <w:bottom w:val="none" w:sz="0" w:space="0" w:color="auto"/>
            <w:right w:val="none" w:sz="0" w:space="0" w:color="auto"/>
          </w:divBdr>
        </w:div>
        <w:div w:id="1426924198">
          <w:marLeft w:val="0"/>
          <w:marRight w:val="792"/>
          <w:marTop w:val="360"/>
          <w:marBottom w:val="0"/>
          <w:divBdr>
            <w:top w:val="none" w:sz="0" w:space="0" w:color="auto"/>
            <w:left w:val="none" w:sz="0" w:space="0" w:color="auto"/>
            <w:bottom w:val="none" w:sz="0" w:space="0" w:color="auto"/>
            <w:right w:val="none" w:sz="0" w:space="0" w:color="auto"/>
          </w:divBdr>
        </w:div>
        <w:div w:id="1734112204">
          <w:marLeft w:val="0"/>
          <w:marRight w:val="792"/>
          <w:marTop w:val="360"/>
          <w:marBottom w:val="0"/>
          <w:divBdr>
            <w:top w:val="none" w:sz="0" w:space="0" w:color="auto"/>
            <w:left w:val="none" w:sz="0" w:space="0" w:color="auto"/>
            <w:bottom w:val="none" w:sz="0" w:space="0" w:color="auto"/>
            <w:right w:val="none" w:sz="0" w:space="0" w:color="auto"/>
          </w:divBdr>
        </w:div>
      </w:divsChild>
    </w:div>
    <w:div w:id="468789323">
      <w:bodyDiv w:val="1"/>
      <w:marLeft w:val="0"/>
      <w:marRight w:val="0"/>
      <w:marTop w:val="0"/>
      <w:marBottom w:val="0"/>
      <w:divBdr>
        <w:top w:val="none" w:sz="0" w:space="0" w:color="auto"/>
        <w:left w:val="none" w:sz="0" w:space="0" w:color="auto"/>
        <w:bottom w:val="none" w:sz="0" w:space="0" w:color="auto"/>
        <w:right w:val="none" w:sz="0" w:space="0" w:color="auto"/>
      </w:divBdr>
    </w:div>
    <w:div w:id="493299547">
      <w:bodyDiv w:val="1"/>
      <w:marLeft w:val="0"/>
      <w:marRight w:val="0"/>
      <w:marTop w:val="0"/>
      <w:marBottom w:val="0"/>
      <w:divBdr>
        <w:top w:val="none" w:sz="0" w:space="0" w:color="auto"/>
        <w:left w:val="none" w:sz="0" w:space="0" w:color="auto"/>
        <w:bottom w:val="none" w:sz="0" w:space="0" w:color="auto"/>
        <w:right w:val="none" w:sz="0" w:space="0" w:color="auto"/>
      </w:divBdr>
      <w:divsChild>
        <w:div w:id="748699967">
          <w:marLeft w:val="0"/>
          <w:marRight w:val="792"/>
          <w:marTop w:val="360"/>
          <w:marBottom w:val="0"/>
          <w:divBdr>
            <w:top w:val="none" w:sz="0" w:space="0" w:color="auto"/>
            <w:left w:val="none" w:sz="0" w:space="0" w:color="auto"/>
            <w:bottom w:val="none" w:sz="0" w:space="0" w:color="auto"/>
            <w:right w:val="none" w:sz="0" w:space="0" w:color="auto"/>
          </w:divBdr>
        </w:div>
        <w:div w:id="920874394">
          <w:marLeft w:val="0"/>
          <w:marRight w:val="792"/>
          <w:marTop w:val="360"/>
          <w:marBottom w:val="0"/>
          <w:divBdr>
            <w:top w:val="none" w:sz="0" w:space="0" w:color="auto"/>
            <w:left w:val="none" w:sz="0" w:space="0" w:color="auto"/>
            <w:bottom w:val="none" w:sz="0" w:space="0" w:color="auto"/>
            <w:right w:val="none" w:sz="0" w:space="0" w:color="auto"/>
          </w:divBdr>
        </w:div>
        <w:div w:id="1090739434">
          <w:marLeft w:val="0"/>
          <w:marRight w:val="792"/>
          <w:marTop w:val="360"/>
          <w:marBottom w:val="0"/>
          <w:divBdr>
            <w:top w:val="none" w:sz="0" w:space="0" w:color="auto"/>
            <w:left w:val="none" w:sz="0" w:space="0" w:color="auto"/>
            <w:bottom w:val="none" w:sz="0" w:space="0" w:color="auto"/>
            <w:right w:val="none" w:sz="0" w:space="0" w:color="auto"/>
          </w:divBdr>
        </w:div>
        <w:div w:id="1806583245">
          <w:marLeft w:val="0"/>
          <w:marRight w:val="792"/>
          <w:marTop w:val="360"/>
          <w:marBottom w:val="0"/>
          <w:divBdr>
            <w:top w:val="none" w:sz="0" w:space="0" w:color="auto"/>
            <w:left w:val="none" w:sz="0" w:space="0" w:color="auto"/>
            <w:bottom w:val="none" w:sz="0" w:space="0" w:color="auto"/>
            <w:right w:val="none" w:sz="0" w:space="0" w:color="auto"/>
          </w:divBdr>
        </w:div>
        <w:div w:id="1541673913">
          <w:marLeft w:val="0"/>
          <w:marRight w:val="792"/>
          <w:marTop w:val="360"/>
          <w:marBottom w:val="0"/>
          <w:divBdr>
            <w:top w:val="none" w:sz="0" w:space="0" w:color="auto"/>
            <w:left w:val="none" w:sz="0" w:space="0" w:color="auto"/>
            <w:bottom w:val="none" w:sz="0" w:space="0" w:color="auto"/>
            <w:right w:val="none" w:sz="0" w:space="0" w:color="auto"/>
          </w:divBdr>
        </w:div>
      </w:divsChild>
    </w:div>
    <w:div w:id="497353391">
      <w:bodyDiv w:val="1"/>
      <w:marLeft w:val="0"/>
      <w:marRight w:val="0"/>
      <w:marTop w:val="0"/>
      <w:marBottom w:val="0"/>
      <w:divBdr>
        <w:top w:val="none" w:sz="0" w:space="0" w:color="auto"/>
        <w:left w:val="none" w:sz="0" w:space="0" w:color="auto"/>
        <w:bottom w:val="none" w:sz="0" w:space="0" w:color="auto"/>
        <w:right w:val="none" w:sz="0" w:space="0" w:color="auto"/>
      </w:divBdr>
    </w:div>
    <w:div w:id="677848911">
      <w:bodyDiv w:val="1"/>
      <w:marLeft w:val="0"/>
      <w:marRight w:val="0"/>
      <w:marTop w:val="0"/>
      <w:marBottom w:val="0"/>
      <w:divBdr>
        <w:top w:val="none" w:sz="0" w:space="0" w:color="auto"/>
        <w:left w:val="none" w:sz="0" w:space="0" w:color="auto"/>
        <w:bottom w:val="none" w:sz="0" w:space="0" w:color="auto"/>
        <w:right w:val="none" w:sz="0" w:space="0" w:color="auto"/>
      </w:divBdr>
    </w:div>
    <w:div w:id="881526902">
      <w:bodyDiv w:val="1"/>
      <w:marLeft w:val="0"/>
      <w:marRight w:val="0"/>
      <w:marTop w:val="0"/>
      <w:marBottom w:val="0"/>
      <w:divBdr>
        <w:top w:val="none" w:sz="0" w:space="0" w:color="auto"/>
        <w:left w:val="none" w:sz="0" w:space="0" w:color="auto"/>
        <w:bottom w:val="none" w:sz="0" w:space="0" w:color="auto"/>
        <w:right w:val="none" w:sz="0" w:space="0" w:color="auto"/>
      </w:divBdr>
    </w:div>
    <w:div w:id="899291637">
      <w:bodyDiv w:val="1"/>
      <w:marLeft w:val="0"/>
      <w:marRight w:val="0"/>
      <w:marTop w:val="0"/>
      <w:marBottom w:val="0"/>
      <w:divBdr>
        <w:top w:val="none" w:sz="0" w:space="0" w:color="auto"/>
        <w:left w:val="none" w:sz="0" w:space="0" w:color="auto"/>
        <w:bottom w:val="none" w:sz="0" w:space="0" w:color="auto"/>
        <w:right w:val="none" w:sz="0" w:space="0" w:color="auto"/>
      </w:divBdr>
    </w:div>
    <w:div w:id="1131676822">
      <w:bodyDiv w:val="1"/>
      <w:marLeft w:val="0"/>
      <w:marRight w:val="0"/>
      <w:marTop w:val="0"/>
      <w:marBottom w:val="0"/>
      <w:divBdr>
        <w:top w:val="none" w:sz="0" w:space="0" w:color="auto"/>
        <w:left w:val="none" w:sz="0" w:space="0" w:color="auto"/>
        <w:bottom w:val="none" w:sz="0" w:space="0" w:color="auto"/>
        <w:right w:val="none" w:sz="0" w:space="0" w:color="auto"/>
      </w:divBdr>
      <w:divsChild>
        <w:div w:id="951325956">
          <w:marLeft w:val="0"/>
          <w:marRight w:val="0"/>
          <w:marTop w:val="0"/>
          <w:marBottom w:val="0"/>
          <w:divBdr>
            <w:top w:val="none" w:sz="0" w:space="0" w:color="auto"/>
            <w:left w:val="none" w:sz="0" w:space="0" w:color="auto"/>
            <w:bottom w:val="none" w:sz="0" w:space="0" w:color="auto"/>
            <w:right w:val="none" w:sz="0" w:space="0" w:color="auto"/>
          </w:divBdr>
          <w:divsChild>
            <w:div w:id="124310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15402">
      <w:bodyDiv w:val="1"/>
      <w:marLeft w:val="0"/>
      <w:marRight w:val="0"/>
      <w:marTop w:val="0"/>
      <w:marBottom w:val="0"/>
      <w:divBdr>
        <w:top w:val="none" w:sz="0" w:space="0" w:color="auto"/>
        <w:left w:val="none" w:sz="0" w:space="0" w:color="auto"/>
        <w:bottom w:val="none" w:sz="0" w:space="0" w:color="auto"/>
        <w:right w:val="none" w:sz="0" w:space="0" w:color="auto"/>
      </w:divBdr>
    </w:div>
    <w:div w:id="1371563916">
      <w:bodyDiv w:val="1"/>
      <w:marLeft w:val="0"/>
      <w:marRight w:val="0"/>
      <w:marTop w:val="0"/>
      <w:marBottom w:val="0"/>
      <w:divBdr>
        <w:top w:val="none" w:sz="0" w:space="0" w:color="auto"/>
        <w:left w:val="none" w:sz="0" w:space="0" w:color="auto"/>
        <w:bottom w:val="none" w:sz="0" w:space="0" w:color="auto"/>
        <w:right w:val="none" w:sz="0" w:space="0" w:color="auto"/>
      </w:divBdr>
    </w:div>
    <w:div w:id="1379739513">
      <w:bodyDiv w:val="1"/>
      <w:marLeft w:val="0"/>
      <w:marRight w:val="0"/>
      <w:marTop w:val="0"/>
      <w:marBottom w:val="0"/>
      <w:divBdr>
        <w:top w:val="none" w:sz="0" w:space="0" w:color="auto"/>
        <w:left w:val="none" w:sz="0" w:space="0" w:color="auto"/>
        <w:bottom w:val="none" w:sz="0" w:space="0" w:color="auto"/>
        <w:right w:val="none" w:sz="0" w:space="0" w:color="auto"/>
      </w:divBdr>
    </w:div>
    <w:div w:id="1381593271">
      <w:bodyDiv w:val="1"/>
      <w:marLeft w:val="0"/>
      <w:marRight w:val="0"/>
      <w:marTop w:val="0"/>
      <w:marBottom w:val="0"/>
      <w:divBdr>
        <w:top w:val="none" w:sz="0" w:space="0" w:color="auto"/>
        <w:left w:val="none" w:sz="0" w:space="0" w:color="auto"/>
        <w:bottom w:val="none" w:sz="0" w:space="0" w:color="auto"/>
        <w:right w:val="none" w:sz="0" w:space="0" w:color="auto"/>
      </w:divBdr>
    </w:div>
    <w:div w:id="1867714023">
      <w:bodyDiv w:val="1"/>
      <w:marLeft w:val="0"/>
      <w:marRight w:val="0"/>
      <w:marTop w:val="0"/>
      <w:marBottom w:val="0"/>
      <w:divBdr>
        <w:top w:val="none" w:sz="0" w:space="0" w:color="auto"/>
        <w:left w:val="none" w:sz="0" w:space="0" w:color="auto"/>
        <w:bottom w:val="none" w:sz="0" w:space="0" w:color="auto"/>
        <w:right w:val="none" w:sz="0" w:space="0" w:color="auto"/>
      </w:divBdr>
    </w:div>
    <w:div w:id="1872111502">
      <w:bodyDiv w:val="1"/>
      <w:marLeft w:val="0"/>
      <w:marRight w:val="0"/>
      <w:marTop w:val="0"/>
      <w:marBottom w:val="0"/>
      <w:divBdr>
        <w:top w:val="none" w:sz="0" w:space="0" w:color="auto"/>
        <w:left w:val="none" w:sz="0" w:space="0" w:color="auto"/>
        <w:bottom w:val="none" w:sz="0" w:space="0" w:color="auto"/>
        <w:right w:val="none" w:sz="0" w:space="0" w:color="auto"/>
      </w:divBdr>
    </w:div>
    <w:div w:id="1936016796">
      <w:bodyDiv w:val="1"/>
      <w:marLeft w:val="0"/>
      <w:marRight w:val="0"/>
      <w:marTop w:val="0"/>
      <w:marBottom w:val="0"/>
      <w:divBdr>
        <w:top w:val="none" w:sz="0" w:space="0" w:color="auto"/>
        <w:left w:val="none" w:sz="0" w:space="0" w:color="auto"/>
        <w:bottom w:val="none" w:sz="0" w:space="0" w:color="auto"/>
        <w:right w:val="none" w:sz="0" w:space="0" w:color="auto"/>
      </w:divBdr>
    </w:div>
    <w:div w:id="2103261115">
      <w:bodyDiv w:val="1"/>
      <w:marLeft w:val="0"/>
      <w:marRight w:val="0"/>
      <w:marTop w:val="0"/>
      <w:marBottom w:val="0"/>
      <w:divBdr>
        <w:top w:val="none" w:sz="0" w:space="0" w:color="auto"/>
        <w:left w:val="none" w:sz="0" w:space="0" w:color="auto"/>
        <w:bottom w:val="none" w:sz="0" w:space="0" w:color="auto"/>
        <w:right w:val="none" w:sz="0" w:space="0" w:color="auto"/>
      </w:divBdr>
      <w:divsChild>
        <w:div w:id="1092973713">
          <w:marLeft w:val="0"/>
          <w:marRight w:val="0"/>
          <w:marTop w:val="0"/>
          <w:marBottom w:val="0"/>
          <w:divBdr>
            <w:top w:val="none" w:sz="0" w:space="0" w:color="auto"/>
            <w:left w:val="none" w:sz="0" w:space="0" w:color="auto"/>
            <w:bottom w:val="none" w:sz="0" w:space="0" w:color="auto"/>
            <w:right w:val="none" w:sz="0" w:space="0" w:color="auto"/>
          </w:divBdr>
          <w:divsChild>
            <w:div w:id="78488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www.wpf-tutorial.com/about-wpf/what-is-wpf/" TargetMode="External"/><Relationship Id="rId26" Type="http://schemas.openxmlformats.org/officeDocument/2006/relationships/hyperlink" Target="http://www.wpf-tutorial.com/panels/stackpanel/" TargetMode="External"/><Relationship Id="rId39" Type="http://schemas.openxmlformats.org/officeDocument/2006/relationships/hyperlink" Target="http://www.wpf-tutorial.com/dialogs/the-messagebox/" TargetMode="External"/><Relationship Id="rId21" Type="http://schemas.openxmlformats.org/officeDocument/2006/relationships/hyperlink" Target="http://www.wpf-tutorial.com/xaml/what-is-xaml/" TargetMode="External"/><Relationship Id="rId34" Type="http://schemas.openxmlformats.org/officeDocument/2006/relationships/hyperlink" Target="http://www.wpf-tutorial.com/basic-controls/the-textblock-control-inline-formatting/" TargetMode="External"/><Relationship Id="rId42" Type="http://schemas.openxmlformats.org/officeDocument/2006/relationships/hyperlink" Target="https://youtu.be/affbgRZoeGc?list=PLS1QulWo1RIbTiFrgKi6CO5jVNDBNwHAG"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www.wpf-tutorial.com/panels/grid-unit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msdn.microsoft.com/en-us/library/ms752299(v=vs.110).aspx" TargetMode="External"/><Relationship Id="rId32" Type="http://schemas.openxmlformats.org/officeDocument/2006/relationships/hyperlink" Target="https://www.dotnetperls.com/button-wpf" TargetMode="External"/><Relationship Id="rId37" Type="http://schemas.openxmlformats.org/officeDocument/2006/relationships/hyperlink" Target="http://www.completecsharptutorial.com/basic/c-delegate-tutorial-with-easy-example/" TargetMode="External"/><Relationship Id="rId40" Type="http://schemas.openxmlformats.org/officeDocument/2006/relationships/hyperlink" Target="http://www.wpf-tutorial.com/wpf-application/the-window/"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wpf-tutorial.com/xaml/events-in-xaml/" TargetMode="External"/><Relationship Id="rId28" Type="http://schemas.openxmlformats.org/officeDocument/2006/relationships/hyperlink" Target="http://www.wpf-tutorial.com/panels/grid-rows-and-columns/" TargetMode="External"/><Relationship Id="rId36" Type="http://schemas.openxmlformats.org/officeDocument/2006/relationships/hyperlink" Target="http://www.wpf-tutorial.com/list-controls/listbox-control/"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www.wpf-tutorial.com/panels/gridsplitter/"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wpf-tutorial.com/xaml/basic-xaml/" TargetMode="External"/><Relationship Id="rId27" Type="http://schemas.openxmlformats.org/officeDocument/2006/relationships/hyperlink" Target="http://www.wpf-tutorial.com/panels/grid/" TargetMode="External"/><Relationship Id="rId30" Type="http://schemas.openxmlformats.org/officeDocument/2006/relationships/hyperlink" Target="http://www.wpf-tutorial.com/panels/grid-column-row-span/" TargetMode="External"/><Relationship Id="rId35" Type="http://schemas.openxmlformats.org/officeDocument/2006/relationships/hyperlink" Target="http://www.wpf-tutorial.com/basic-controls/the-textbox-control/" TargetMode="External"/><Relationship Id="rId43" Type="http://schemas.openxmlformats.org/officeDocument/2006/relationships/image" Target="media/image13.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wpf-tutorial.com/panels/introduction-to-wpf-panels/" TargetMode="External"/><Relationship Id="rId33" Type="http://schemas.openxmlformats.org/officeDocument/2006/relationships/hyperlink" Target="http://www.wpf-tutorial.com/basic-controls/the-textblock-control/" TargetMode="External"/><Relationship Id="rId38" Type="http://schemas.openxmlformats.org/officeDocument/2006/relationships/hyperlink" Target="http://www.wpf-tutorial.com/xaml/events-in-xaml/" TargetMode="External"/><Relationship Id="rId46" Type="http://schemas.microsoft.com/office/2011/relationships/people" Target="people.xml"/><Relationship Id="rId20" Type="http://schemas.openxmlformats.org/officeDocument/2006/relationships/image" Target="media/image12.png"/><Relationship Id="rId41" Type="http://schemas.openxmlformats.org/officeDocument/2006/relationships/hyperlink" Target="http://stackoverflow.com/search?q=passing+data+between+windows+in+wp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F3489B-3609-4D34-BF9D-9BC3B5D4F1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1752</TotalTime>
  <Pages>15</Pages>
  <Words>2523</Words>
  <Characters>14382</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Erez Keller</dc:creator>
  <cp:keywords/>
  <dc:description/>
  <cp:lastModifiedBy>Shlomi Hod</cp:lastModifiedBy>
  <cp:revision>8</cp:revision>
  <dcterms:created xsi:type="dcterms:W3CDTF">2017-05-16T12:42:00Z</dcterms:created>
  <dcterms:modified xsi:type="dcterms:W3CDTF">2017-06-01T10:17:00Z</dcterms:modified>
</cp:coreProperties>
</file>